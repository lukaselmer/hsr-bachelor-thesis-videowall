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berschrift1"/>
      </w:pPr>
      <w:bookmarkStart w:id="0" w:name="_Toc320601242"/>
      <w:r>
        <w:t>Vorstudie</w:t>
      </w:r>
      <w:bookmarkEnd w:id="0"/>
    </w:p>
    <w:p w:rsidR="007B716D" w:rsidRDefault="007B716D" w:rsidP="007B716D">
      <w:pPr>
        <w:pStyle w:val="berschrift2"/>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6847CF">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6847CF">
            <w:r>
              <w:t>13.04.2012</w:t>
            </w:r>
          </w:p>
        </w:tc>
        <w:tc>
          <w:tcPr>
            <w:tcW w:w="993" w:type="dxa"/>
          </w:tcPr>
          <w:p w:rsidR="00BB4CF3" w:rsidRDefault="00BB4CF3" w:rsidP="006847CF">
            <w:r>
              <w:t>1.18</w:t>
            </w:r>
          </w:p>
        </w:tc>
        <w:tc>
          <w:tcPr>
            <w:tcW w:w="4674" w:type="dxa"/>
          </w:tcPr>
          <w:p w:rsidR="00BB4CF3" w:rsidRDefault="00BB4CF3" w:rsidP="006847CF">
            <w:r>
              <w:t>Review, Testhardware in anderes Dokument verschoben</w:t>
            </w:r>
          </w:p>
        </w:tc>
        <w:tc>
          <w:tcPr>
            <w:tcW w:w="2303" w:type="dxa"/>
          </w:tcPr>
          <w:p w:rsidR="00BB4CF3" w:rsidRDefault="00BB4CF3" w:rsidP="006847CF">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berschrift2"/>
      </w:pPr>
      <w:bookmarkStart w:id="3" w:name="_Toc320601244"/>
      <w:r>
        <w:lastRenderedPageBreak/>
        <w:t>Vision</w:t>
      </w:r>
      <w:bookmarkEnd w:id="3"/>
    </w:p>
    <w:p w:rsidR="00837E80" w:rsidRDefault="00623750" w:rsidP="00623750">
      <w:proofErr w:type="spellStart"/>
      <w:r>
        <w:t>Zurzeit</w:t>
      </w:r>
      <w:proofErr w:type="spellEnd"/>
      <w:r>
        <w:t xml:space="preserve">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xml:space="preserve">. Zusätzlich stellt sich bei der Informatik das Problem, dass es sich zwar um einen grossen Studiengang handelt, dies von aussen aber nicht ersichtlich ist. </w:t>
      </w:r>
      <w:r w:rsidR="00623750" w:rsidRPr="006847CF">
        <w:rPr>
          <w:u w:val="wave"/>
        </w:rPr>
        <w:t>Während andere Studiengänge regelmässig auch andere Arbeiten ausstellen ist dies bei</w:t>
      </w:r>
      <w:r w:rsidR="00032326" w:rsidRPr="006847CF">
        <w:rPr>
          <w:u w:val="wave"/>
        </w:rPr>
        <w:t xml:space="preserve"> der Informatik nicht der Fall.</w:t>
      </w:r>
    </w:p>
    <w:p w:rsidR="00623750" w:rsidRDefault="00623750" w:rsidP="00623750">
      <w:r>
        <w:t xml:space="preserve">Um </w:t>
      </w:r>
      <w:r w:rsidRPr="006847CF">
        <w:rPr>
          <w:u w:val="wave"/>
        </w:rPr>
        <w:t xml:space="preserve">diese Aufgabe </w:t>
      </w:r>
      <w:r>
        <w:t>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berschrift2"/>
      </w:pPr>
      <w:bookmarkStart w:id="5" w:name="_Toc320601245"/>
      <w:r>
        <w:lastRenderedPageBreak/>
        <w:t>Gebäude der HSR</w:t>
      </w:r>
      <w:bookmarkEnd w:id="4"/>
      <w:bookmarkEnd w:id="5"/>
      <w:ins w:id="6" w:author="pheinzma" w:date="2012-04-19T20:41:00Z">
        <w:r w:rsidR="006847CF">
          <w:t xml:space="preserve">  ? </w:t>
        </w:r>
      </w:ins>
      <w:ins w:id="7" w:author="pheinzma" w:date="2012-04-19T20:42:00Z">
        <w:r w:rsidR="006847CF">
          <w:t>W</w:t>
        </w:r>
      </w:ins>
      <w:ins w:id="8" w:author="pheinzma" w:date="2012-04-19T20:41:00Z">
        <w:r w:rsidR="006847CF">
          <w:t>as soll dieses Kapitel aussagen?</w:t>
        </w:r>
      </w:ins>
    </w:p>
    <w:p w:rsidR="00D400BD" w:rsidRDefault="00D400BD" w:rsidP="008A36ED">
      <w:pPr>
        <w:pStyle w:val="Listenabsatz"/>
        <w:numPr>
          <w:ilvl w:val="0"/>
          <w:numId w:val="15"/>
        </w:numPr>
        <w:ind w:firstLine="2904"/>
      </w:pPr>
      <w:r>
        <w:rPr>
          <w:noProof/>
          <w:lang w:val="en-US"/>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proofErr w:type="spellStart"/>
      <w:r>
        <w:t>Foyergebäude</w:t>
      </w:r>
      <w:proofErr w:type="spellEnd"/>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8A36ED" w:rsidRPr="00D400BD" w:rsidRDefault="008A36ED" w:rsidP="008A36ED">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1</w:t>
      </w:r>
      <w:r w:rsidR="0007360D">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berschrift2"/>
      </w:pPr>
      <w:bookmarkStart w:id="9" w:name="_Toc320601246"/>
      <w:r>
        <w:t>Passanten Analyse</w:t>
      </w:r>
      <w:bookmarkEnd w:id="9"/>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ins w:id="10" w:author="pheinzma" w:date="2012-04-19T20:44:00Z">
        <w:r w:rsidR="006847CF">
          <w:t xml:space="preserve">Am 28.2.2012 haben X und Y zwischen 09:28 und 10:16 sowie zwischen 11:23 und 13.10 </w:t>
        </w:r>
      </w:ins>
      <w:ins w:id="11" w:author="pheinzma" w:date="2012-04-19T20:45:00Z">
        <w:r w:rsidR="006847CF">
          <w:t xml:space="preserve">gezählt, wie viele Personen innerhalb von 5 Minuten </w:t>
        </w:r>
      </w:ins>
      <w:ins w:id="12" w:author="pheinzma" w:date="2012-04-19T20:46:00Z">
        <w:r w:rsidR="00B12EF0">
          <w:t>verschiedene Zonen in der Nähe der Wand durchschritten??? ..</w:t>
        </w:r>
      </w:ins>
      <w:ins w:id="13" w:author="pheinzma" w:date="2012-04-19T20:45:00Z">
        <w:r w:rsidR="006847CF">
          <w:t xml:space="preserve"> </w:t>
        </w:r>
      </w:ins>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r w:rsidR="0007360D">
        <w:fldChar w:fldCharType="begin"/>
      </w:r>
      <w:r w:rsidR="0007360D">
        <w:instrText xml:space="preserve"> SEQ Tabelle \* ARABIC </w:instrText>
      </w:r>
      <w:r w:rsidR="0007360D">
        <w:fldChar w:fldCharType="separate"/>
      </w:r>
      <w:r w:rsidR="00707DFB">
        <w:rPr>
          <w:noProof/>
        </w:rPr>
        <w:t>1</w:t>
      </w:r>
      <w:r w:rsidR="0007360D">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val="en-US"/>
        </w:rPr>
        <w:lastRenderedPageBreak/>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2</w:t>
      </w:r>
      <w:r w:rsidR="0007360D">
        <w:rPr>
          <w:noProof/>
        </w:rPr>
        <w:fldChar w:fldCharType="end"/>
      </w:r>
      <w:r>
        <w:t xml:space="preserve"> - Anzahl Personen über die Zeit</w:t>
      </w:r>
    </w:p>
    <w:p w:rsidR="0085280D" w:rsidRDefault="0085280D" w:rsidP="0085280D">
      <w:pPr>
        <w:pStyle w:val="berschrift3"/>
      </w:pPr>
      <w:bookmarkStart w:id="14" w:name="_Toc320601247"/>
      <w:r>
        <w:t>Abstand</w:t>
      </w:r>
      <w:r w:rsidR="0043065F">
        <w:t>szonen</w:t>
      </w:r>
      <w:bookmarkEnd w:id="14"/>
    </w:p>
    <w:p w:rsidR="00426561" w:rsidRDefault="00426561" w:rsidP="00426561">
      <w:r>
        <w:t>Durch die Beobachtung konnte die Auslastung der verschiedenen Abstandszonen ausgewertet werden.</w:t>
      </w:r>
    </w:p>
    <w:p w:rsidR="00426561" w:rsidRDefault="006D6B49">
      <w:r>
        <w:rPr>
          <w:noProof/>
          <w:lang w:val="en-US"/>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3</w:t>
      </w:r>
      <w:r w:rsidR="0007360D">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val="en-US"/>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Beschriftung"/>
        <w:rPr>
          <w:noProof/>
        </w:rPr>
      </w:pPr>
      <w:bookmarkStart w:id="15" w:name="_Ref318987794"/>
      <w:r>
        <w:t xml:space="preserve">Abbildung </w:t>
      </w:r>
      <w:r w:rsidR="0007360D">
        <w:fldChar w:fldCharType="begin"/>
      </w:r>
      <w:r w:rsidR="0007360D">
        <w:instrText xml:space="preserve"> SEQ Abbildung \* ARABIC </w:instrText>
      </w:r>
      <w:r w:rsidR="0007360D">
        <w:fldChar w:fldCharType="separate"/>
      </w:r>
      <w:r w:rsidR="005B1EC9">
        <w:rPr>
          <w:noProof/>
        </w:rPr>
        <w:t>4</w:t>
      </w:r>
      <w:r w:rsidR="0007360D">
        <w:rPr>
          <w:noProof/>
        </w:rPr>
        <w:fldChar w:fldCharType="end"/>
      </w:r>
      <w:r>
        <w:t xml:space="preserve"> - Auslastung der Abstandszonen</w:t>
      </w:r>
      <w:r>
        <w:rPr>
          <w:noProof/>
        </w:rPr>
        <w:t>, Grundriss Gebäude 4</w:t>
      </w:r>
      <w:bookmarkEnd w:id="15"/>
    </w:p>
    <w:p w:rsidR="00A46354" w:rsidRDefault="00490236" w:rsidP="00A46354">
      <w:pPr>
        <w:pStyle w:val="berschrift3"/>
      </w:pPr>
      <w:bookmarkStart w:id="16" w:name="_Toc320601248"/>
      <w:r>
        <w:t>Gruppengrössen</w:t>
      </w:r>
      <w:bookmarkEnd w:id="16"/>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val="en-US"/>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6847CF" w:rsidRPr="0073417C" w:rsidRDefault="006847C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DD295F" w:rsidRPr="0073417C" w:rsidRDefault="00DD295F" w:rsidP="002C2C6F">
                      <w:pPr>
                        <w:jc w:val="right"/>
                        <w:rPr>
                          <w:lang w:val="en-US"/>
                        </w:rPr>
                      </w:pPr>
                      <w:r>
                        <w:t>Anzahl Personen in der Gruppe</w:t>
                      </w:r>
                    </w:p>
                  </w:txbxContent>
                </v:textbox>
              </v:shape>
            </w:pict>
          </mc:Fallback>
        </mc:AlternateContent>
      </w:r>
      <w:r w:rsidR="002F7CC2">
        <w:rPr>
          <w:noProof/>
          <w:lang w:val="en-US"/>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5</w:t>
      </w:r>
      <w:r w:rsidR="0007360D">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val="en-US"/>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6</w:t>
      </w:r>
      <w:r w:rsidR="0007360D">
        <w:rPr>
          <w:noProof/>
        </w:rPr>
        <w:fldChar w:fldCharType="end"/>
      </w:r>
      <w:r>
        <w:t xml:space="preserve"> -</w:t>
      </w:r>
      <w:r w:rsidR="0043065F">
        <w:t xml:space="preserve"> </w:t>
      </w:r>
      <w:r w:rsidRPr="00170BA1">
        <w:t>Aufteilung Einzelpersonen zu Gruppen</w:t>
      </w:r>
      <w:r w:rsidR="00607536">
        <w:br w:type="page"/>
      </w:r>
    </w:p>
    <w:p w:rsidR="00682539" w:rsidRDefault="00682539" w:rsidP="00DC33F4">
      <w:pPr>
        <w:pStyle w:val="berschrift2"/>
      </w:pPr>
      <w:bookmarkStart w:id="17" w:name="_Toc320601249"/>
      <w:bookmarkStart w:id="18" w:name="_Ref319428867"/>
      <w:r>
        <w:lastRenderedPageBreak/>
        <w:t xml:space="preserve">Interaktionsbereich des </w:t>
      </w:r>
      <w:proofErr w:type="spellStart"/>
      <w:r>
        <w:t>Kinect</w:t>
      </w:r>
      <w:proofErr w:type="spellEnd"/>
      <w:r>
        <w:t xml:space="preserve"> Sensors</w:t>
      </w:r>
      <w:bookmarkEnd w:id="17"/>
    </w:p>
    <w:p w:rsidR="001B6C1B" w:rsidRDefault="001B6C1B" w:rsidP="00682539">
      <w:r>
        <w:t>Um ein ungefähres Bild über d</w:t>
      </w:r>
      <w:r w:rsidR="00A81A61">
        <w:t>ie Grösse des</w:t>
      </w:r>
      <w:r>
        <w:t xml:space="preserve"> Bereich</w:t>
      </w:r>
      <w:r w:rsidR="00A81A61">
        <w:t>s</w:t>
      </w:r>
      <w:r>
        <w:t xml:space="preserve"> der Skelett-Erkennung </w:t>
      </w:r>
      <w:ins w:id="19" w:author="pheinzma" w:date="2012-04-19T20:47:00Z">
        <w:r w:rsidR="00B12EF0">
          <w:t xml:space="preserve">&gt;von Skelett-Erkennung war bisher </w:t>
        </w:r>
        <w:proofErr w:type="spellStart"/>
        <w:r w:rsidR="00B12EF0">
          <w:t>nirgend</w:t>
        </w:r>
        <w:proofErr w:type="spellEnd"/>
        <w:r w:rsidR="00B12EF0">
          <w:t xml:space="preserve"> die Rede </w:t>
        </w:r>
      </w:ins>
      <w:r>
        <w:t xml:space="preserve">des </w:t>
      </w:r>
      <w:proofErr w:type="spellStart"/>
      <w:r>
        <w:t>Kinect</w:t>
      </w:r>
      <w:proofErr w:type="spellEnd"/>
      <w:r>
        <w:t xml:space="preserve"> Sensors zu erhalten, sind im Gebäude 4 Aufnahmen</w:t>
      </w:r>
      <w:r w:rsidR="00A81A61">
        <w:t xml:space="preserve"> mit </w:t>
      </w:r>
      <w:proofErr w:type="spellStart"/>
      <w:r w:rsidR="00A81A61">
        <w:t>Kinect</w:t>
      </w:r>
      <w:proofErr w:type="spellEnd"/>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 xml:space="preserve">. Somit ist das </w:t>
      </w:r>
      <w:r>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val="en-US"/>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Beschriftung"/>
      </w:pPr>
      <w:bookmarkStart w:id="20" w:name="_Ref319998622"/>
      <w:r>
        <w:t xml:space="preserve">Abbildung </w:t>
      </w:r>
      <w:r w:rsidR="0007360D">
        <w:fldChar w:fldCharType="begin"/>
      </w:r>
      <w:r w:rsidR="0007360D">
        <w:instrText xml:space="preserve"> SEQ Abbildung \* ARABIC </w:instrText>
      </w:r>
      <w:r w:rsidR="0007360D">
        <w:fldChar w:fldCharType="separate"/>
      </w:r>
      <w:r>
        <w:rPr>
          <w:noProof/>
        </w:rPr>
        <w:t>7</w:t>
      </w:r>
      <w:r w:rsidR="0007360D">
        <w:rPr>
          <w:noProof/>
        </w:rPr>
        <w:fldChar w:fldCharType="end"/>
      </w:r>
      <w:r>
        <w:t xml:space="preserve"> </w:t>
      </w:r>
      <w:r w:rsidR="0043065F">
        <w:t>-</w:t>
      </w:r>
      <w:r>
        <w:t xml:space="preserve"> Interaktionszonen,</w:t>
      </w:r>
      <w:r w:rsidRPr="005B1EC9">
        <w:t xml:space="preserve"> </w:t>
      </w:r>
      <w:r>
        <w:t>Grundriss Gebäude 4</w:t>
      </w:r>
      <w:bookmarkEnd w:id="20"/>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berschrift2"/>
      </w:pPr>
      <w:bookmarkStart w:id="21" w:name="_Toc320601250"/>
      <w:r>
        <w:lastRenderedPageBreak/>
        <w:t>Befragung</w:t>
      </w:r>
      <w:bookmarkEnd w:id="18"/>
      <w:bookmarkEnd w:id="21"/>
    </w:p>
    <w:p w:rsidR="00623750" w:rsidRDefault="00623750" w:rsidP="00623750">
      <w:bookmarkStart w:id="22"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ins w:id="23" w:author="pheinzma" w:date="2012-04-19T20:50:00Z">
              <w:r w:rsidR="00B12EF0">
                <w:t xml:space="preserve"> </w:t>
              </w:r>
            </w:ins>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24" w:name="_Ref318971871"/>
      <w:r>
        <w:t xml:space="preserve">Tabelle </w:t>
      </w:r>
      <w:r w:rsidR="0007360D">
        <w:fldChar w:fldCharType="begin"/>
      </w:r>
      <w:r w:rsidR="0007360D">
        <w:instrText xml:space="preserve"> SEQ Tabelle \* ARABIC </w:instrText>
      </w:r>
      <w:r w:rsidR="0007360D">
        <w:fldChar w:fldCharType="separate"/>
      </w:r>
      <w:r w:rsidR="00707DFB">
        <w:rPr>
          <w:noProof/>
        </w:rPr>
        <w:t>2</w:t>
      </w:r>
      <w:r w:rsidR="0007360D">
        <w:rPr>
          <w:noProof/>
        </w:rPr>
        <w:fldChar w:fldCharType="end"/>
      </w:r>
      <w:r>
        <w:t xml:space="preserve"> - </w:t>
      </w:r>
      <w:r w:rsidRPr="0073021C">
        <w:t>Anzahl Fragebögen pro Abteilung</w:t>
      </w:r>
      <w:bookmarkEnd w:id="24"/>
      <w:ins w:id="25" w:author="pheinzma" w:date="2012-04-19T20:50:00Z">
        <w:r w:rsidR="00B12EF0">
          <w:t xml:space="preserve">, bei solchen Aktionen gibt man jeweils auch an, wie viele Fragebogen verteilt worden sind bzw. </w:t>
        </w:r>
      </w:ins>
      <w:ins w:id="26" w:author="pheinzma" w:date="2012-04-19T20:51:00Z">
        <w:r w:rsidR="00B12EF0">
          <w:t>es wird die Rücklaufquote angefügt</w:t>
        </w:r>
      </w:ins>
    </w:p>
    <w:p w:rsidR="001425C3" w:rsidRDefault="001425C3">
      <w:pPr>
        <w:rPr>
          <w:rFonts w:asciiTheme="majorHAnsi" w:hAnsiTheme="majorHAnsi"/>
          <w:b/>
          <w:color w:val="00629E"/>
          <w:spacing w:val="15"/>
          <w:sz w:val="22"/>
          <w:szCs w:val="22"/>
        </w:rPr>
      </w:pPr>
      <w:r>
        <w:br w:type="page"/>
      </w:r>
    </w:p>
    <w:p w:rsidR="006A77EE" w:rsidRDefault="006A77EE" w:rsidP="006A77EE">
      <w:pPr>
        <w:pStyle w:val="berschrift3"/>
      </w:pPr>
      <w:bookmarkStart w:id="27" w:name="_Toc320601251"/>
      <w:r>
        <w:lastRenderedPageBreak/>
        <w:t>Fragebogen</w:t>
      </w:r>
      <w:bookmarkEnd w:id="22"/>
      <w:bookmarkEnd w:id="2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 xml:space="preserve">schüre ist mir zu </w:t>
      </w:r>
      <w:proofErr w:type="spellStart"/>
      <w:r>
        <w:rPr>
          <w:rFonts w:ascii="Calibri" w:eastAsia="Times New Roman" w:hAnsi="Calibri" w:cs="Calibri"/>
          <w:b/>
          <w:bCs/>
          <w:color w:val="000000"/>
          <w:sz w:val="22"/>
          <w:szCs w:val="22"/>
          <w:lang w:eastAsia="de-CH"/>
        </w:rPr>
        <w:t>zeitaufwändig</w:t>
      </w:r>
      <w:proofErr w:type="spellEnd"/>
      <w:r>
        <w:rPr>
          <w:rFonts w:ascii="Calibri" w:eastAsia="Times New Roman" w:hAnsi="Calibri" w:cs="Calibri"/>
          <w:b/>
          <w:bCs/>
          <w:color w:val="000000"/>
          <w:sz w:val="22"/>
          <w:szCs w:val="22"/>
          <w:lang w:eastAsia="de-CH"/>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berschrift3"/>
      </w:pPr>
      <w:bookmarkStart w:id="29" w:name="_Toc320601252"/>
      <w:r>
        <w:lastRenderedPageBreak/>
        <w:t>Auswertung</w:t>
      </w:r>
      <w:bookmarkEnd w:id="28"/>
      <w:bookmarkEnd w:id="2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val="en-US"/>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Beschriftung"/>
      </w:pPr>
      <w:bookmarkStart w:id="30" w:name="_Ref318972729"/>
      <w:r>
        <w:t xml:space="preserve">Abbildung </w:t>
      </w:r>
      <w:r w:rsidR="0007360D">
        <w:fldChar w:fldCharType="begin"/>
      </w:r>
      <w:r w:rsidR="0007360D">
        <w:instrText xml:space="preserve"> SEQ Abbildung \* ARABIC </w:instrText>
      </w:r>
      <w:r w:rsidR="0007360D">
        <w:fldChar w:fldCharType="separate"/>
      </w:r>
      <w:r w:rsidR="005B1EC9">
        <w:rPr>
          <w:noProof/>
        </w:rPr>
        <w:t>8</w:t>
      </w:r>
      <w:r w:rsidR="0007360D">
        <w:rPr>
          <w:noProof/>
        </w:rPr>
        <w:fldChar w:fldCharType="end"/>
      </w:r>
      <w:r>
        <w:t xml:space="preserve"> - Total aller Studiengänge</w:t>
      </w:r>
      <w:bookmarkEnd w:id="3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val="en-US"/>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Beschriftung"/>
      </w:pPr>
      <w:bookmarkStart w:id="31" w:name="_Ref318974341"/>
      <w:r>
        <w:t xml:space="preserve">Abbildung </w:t>
      </w:r>
      <w:r w:rsidR="0007360D">
        <w:fldChar w:fldCharType="begin"/>
      </w:r>
      <w:r w:rsidR="0007360D">
        <w:instrText xml:space="preserve"> SEQ Abbildung \* ARABIC </w:instrText>
      </w:r>
      <w:r w:rsidR="0007360D">
        <w:fldChar w:fldCharType="separate"/>
      </w:r>
      <w:r w:rsidR="005B1EC9">
        <w:rPr>
          <w:noProof/>
        </w:rPr>
        <w:t>9</w:t>
      </w:r>
      <w:r w:rsidR="0007360D">
        <w:rPr>
          <w:noProof/>
        </w:rPr>
        <w:fldChar w:fldCharType="end"/>
      </w:r>
      <w:r>
        <w:t xml:space="preserve"> - Vergleich der Studiengänge</w:t>
      </w:r>
      <w:bookmarkEnd w:id="3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berschrift3"/>
      </w:pPr>
      <w:bookmarkStart w:id="32" w:name="_Toc320601253"/>
      <w:r>
        <w:t>Fazit</w:t>
      </w:r>
      <w:bookmarkEnd w:id="32"/>
      <w:ins w:id="33" w:author="pheinzma" w:date="2012-04-19T21:00:00Z">
        <w:r w:rsidR="00062D35">
          <w:t xml:space="preserve">   ??? passt nicht recht als Fazit zu obigen </w:t>
        </w:r>
        <w:proofErr w:type="gramStart"/>
        <w:r w:rsidR="00062D35">
          <w:t>Untersuchungen ???</w:t>
        </w:r>
      </w:ins>
      <w:proofErr w:type="gramEnd"/>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ins w:id="34" w:author="pheinzma" w:date="2012-04-19T20:52:00Z">
        <w:r w:rsidR="00B12EF0">
          <w:t xml:space="preserve"> ???</w:t>
        </w:r>
      </w:ins>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ins w:id="35" w:author="pheinzma" w:date="2012-04-19T20:53:00Z"/>
        </w:rPr>
      </w:pPr>
      <w:r>
        <w:t xml:space="preserve">Diese Ideen sollen die </w:t>
      </w:r>
      <w:r w:rsidRPr="00A30DEF">
        <w:t>Akzeptanz des Videos</w:t>
      </w:r>
      <w:r>
        <w:t xml:space="preserve"> steigern.</w:t>
      </w:r>
    </w:p>
    <w:p w:rsidR="00B12EF0" w:rsidRDefault="00B12EF0" w:rsidP="00FF3479">
      <w:pPr>
        <w:rPr>
          <w:rFonts w:asciiTheme="majorHAnsi" w:hAnsiTheme="majorHAnsi"/>
          <w:color w:val="00629E"/>
          <w:spacing w:val="15"/>
          <w:sz w:val="22"/>
          <w:szCs w:val="22"/>
        </w:rPr>
      </w:pPr>
      <w:ins w:id="36" w:author="pheinzma" w:date="2012-04-19T20:53:00Z">
        <w:r>
          <w:t xml:space="preserve">??? Es könnte auch einfach eine Vorgabe der HSR sein, dass ein Video produziert werden muss. </w:t>
        </w:r>
      </w:ins>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berschrift2"/>
      </w:pPr>
      <w:bookmarkStart w:id="37" w:name="_Toc320601254"/>
      <w:r>
        <w:lastRenderedPageBreak/>
        <w:t xml:space="preserve">Rollen &amp; </w:t>
      </w:r>
      <w:proofErr w:type="spellStart"/>
      <w:r w:rsidR="008D093B">
        <w:t>Personas</w:t>
      </w:r>
      <w:bookmarkEnd w:id="37"/>
      <w:proofErr w:type="spellEnd"/>
    </w:p>
    <w:p w:rsidR="00CD6A15" w:rsidRDefault="00B12EF0" w:rsidP="00CD6A15">
      <w:pPr>
        <w:pStyle w:val="berschrift3"/>
      </w:pPr>
      <w:bookmarkStart w:id="38" w:name="_Toc320601255"/>
      <w:proofErr w:type="spellStart"/>
      <w:ins w:id="39" w:author="pheinzma" w:date="2012-04-19T20:55:00Z">
        <w:r>
          <w:t>Personas</w:t>
        </w:r>
        <w:proofErr w:type="spellEnd"/>
        <w:r>
          <w:t xml:space="preserve"> &amp; </w:t>
        </w:r>
      </w:ins>
      <w:r w:rsidR="00CD6A15">
        <w:t>Rollen</w:t>
      </w:r>
      <w:bookmarkEnd w:id="38"/>
      <w:ins w:id="40" w:author="pheinzma" w:date="2012-04-19T20:55:00Z">
        <w:r>
          <w:t xml:space="preserve"> ???</w:t>
        </w:r>
      </w:ins>
    </w:p>
    <w:p w:rsidR="00797506" w:rsidRDefault="004562A2" w:rsidP="00957BD4">
      <w:r>
        <w:t>Für das Projekt ergeben sich insgesamt vier Rollen</w:t>
      </w:r>
      <w:r w:rsidR="00797506">
        <w:t>:</w:t>
      </w:r>
    </w:p>
    <w:p w:rsidR="00062D35" w:rsidRDefault="00062D35" w:rsidP="00957BD4">
      <w:pPr>
        <w:rPr>
          <w:ins w:id="41" w:author="pheinzma" w:date="2012-04-19T20:57:00Z"/>
        </w:rPr>
      </w:pPr>
      <w:ins w:id="42" w:author="pheinzma" w:date="2012-04-19T20:57:00Z">
        <w:r>
          <w:t>Betrachter</w:t>
        </w:r>
      </w:ins>
    </w:p>
    <w:p w:rsidR="00797506" w:rsidRDefault="00957BD4" w:rsidP="00957BD4">
      <w:r>
        <w:t>Dies ist zum Ersten d</w:t>
      </w:r>
      <w:r w:rsidR="004562A2">
        <w:t>er</w:t>
      </w:r>
      <w:r w:rsidR="004D4E51">
        <w:t xml:space="preserve"> </w:t>
      </w:r>
      <w:r w:rsidR="004D4E51" w:rsidRPr="00B12EF0">
        <w:rPr>
          <w:u w:val="wave"/>
        </w:rPr>
        <w:t>HSR</w:t>
      </w:r>
      <w:r w:rsidR="004562A2" w:rsidRPr="00B12EF0">
        <w:rPr>
          <w:u w:val="wave"/>
        </w:rPr>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w:t>
      </w:r>
      <w:r w:rsidRPr="00B12EF0">
        <w:rPr>
          <w:u w:val="wave"/>
        </w:rPr>
        <w:t>Besucher</w:t>
      </w:r>
      <w:r>
        <w:t xml:space="preserve"> sind ebenfalls </w:t>
      </w:r>
      <w:proofErr w:type="spellStart"/>
      <w:r>
        <w:t>potenzielle</w:t>
      </w:r>
      <w:proofErr w:type="spellEnd"/>
      <w:r>
        <w:t xml:space="preserv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062D35" w:rsidP="00957BD4">
      <w:ins w:id="43" w:author="pheinzma" w:date="2012-04-19T20:56:00Z">
        <w:r>
          <w:t xml:space="preserve">Content Produzent  </w:t>
        </w:r>
      </w:ins>
      <w:r w:rsidR="001E0928">
        <w:t xml:space="preserve">Weiter gibt es die Rolle des </w:t>
      </w:r>
      <w:r w:rsidR="001E0928" w:rsidRPr="00AB2906">
        <w:t>Student</w:t>
      </w:r>
      <w:r w:rsidR="001E0928">
        <w:t>en</w:t>
      </w:r>
      <w:r w:rsidR="001E0928" w:rsidRPr="00AB2906">
        <w:t>, der gerne eine App</w:t>
      </w:r>
      <w:r w:rsidR="001E0928">
        <w:t xml:space="preserve">likation </w:t>
      </w:r>
      <w:r w:rsidR="001E0928" w:rsidRPr="00AB2906">
        <w:t>programmieren möchte</w:t>
      </w:r>
      <w:r w:rsidR="001E0928">
        <w:t xml:space="preserve">, um diese dann auf der Video Wall verfügbar machen zu können. </w:t>
      </w:r>
    </w:p>
    <w:p w:rsidR="004562A2" w:rsidRDefault="00062D35" w:rsidP="00957BD4">
      <w:pPr>
        <w:rPr>
          <w:ins w:id="44" w:author="pheinzma" w:date="2012-04-19T20:57:00Z"/>
        </w:rPr>
      </w:pPr>
      <w:ins w:id="45" w:author="pheinzma" w:date="2012-04-19T20:56:00Z">
        <w:r>
          <w:t xml:space="preserve">Administratorin </w:t>
        </w:r>
      </w:ins>
      <w:r w:rsidR="001E0928">
        <w:t>Ferner besteht die Rolle der</w:t>
      </w:r>
      <w:r w:rsidR="001E0928" w:rsidRPr="00AB2906">
        <w:t xml:space="preserve"> Sekretärin, die die</w:t>
      </w:r>
      <w:r w:rsidR="001E0928">
        <w:t xml:space="preserve"> Bachelor- und Masterposter</w:t>
      </w:r>
      <w:r w:rsidR="001E0928" w:rsidRPr="00AB2906">
        <w:t xml:space="preserve"> und andere Inhalte</w:t>
      </w:r>
      <w:r w:rsidR="001E0928">
        <w:t xml:space="preserve"> der Video Wall</w:t>
      </w:r>
      <w:r w:rsidR="001E0928" w:rsidRPr="00AB2906">
        <w:t xml:space="preserve"> verwaltet.</w:t>
      </w:r>
    </w:p>
    <w:p w:rsidR="00062D35" w:rsidRDefault="00062D35" w:rsidP="00957BD4">
      <w:proofErr w:type="spellStart"/>
      <w:ins w:id="46" w:author="pheinzma" w:date="2012-04-19T20:57:00Z">
        <w:r>
          <w:t>Bewerter</w:t>
        </w:r>
        <w:proofErr w:type="spellEnd"/>
        <w:r>
          <w:t xml:space="preserve"> (Dozierende/Betreuer)</w:t>
        </w:r>
      </w:ins>
    </w:p>
    <w:p w:rsidR="00CD6A15" w:rsidRPr="004562A2" w:rsidRDefault="00CD6A15" w:rsidP="00CD6A15">
      <w:pPr>
        <w:pStyle w:val="berschrift3"/>
      </w:pPr>
      <w:bookmarkStart w:id="47" w:name="_Toc320601256"/>
      <w:proofErr w:type="spellStart"/>
      <w:r>
        <w:t>Personas</w:t>
      </w:r>
      <w:bookmarkEnd w:id="47"/>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val="en-US"/>
        </w:rPr>
        <mc:AlternateContent>
          <mc:Choice Requires="wps">
            <w:drawing>
              <wp:anchor distT="0" distB="0" distL="114300" distR="114300" simplePos="0" relativeHeight="251662336" behindDoc="0" locked="0" layoutInCell="1" allowOverlap="1" wp14:anchorId="468B955F" wp14:editId="73EE263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6847CF" w:rsidRPr="00082E30" w:rsidRDefault="006847CF"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DD295F" w:rsidRPr="00082E30" w:rsidRDefault="00D54B94" w:rsidP="008D093B">
                      <w:pPr>
                        <w:jc w:val="center"/>
                      </w:pPr>
                      <w:r>
                        <w:t>H</w:t>
                      </w:r>
                      <w:r w:rsidR="00543751">
                        <w:t>at</w:t>
                      </w:r>
                      <w:r>
                        <w:t xml:space="preserve"> </w:t>
                      </w:r>
                      <w:r w:rsidR="00DD295F">
                        <w:t>Interesse an den Postern</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3D52D098" wp14:editId="2D192B5D">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6847CF" w:rsidRPr="00082E30" w:rsidRDefault="006847CF"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DD295F" w:rsidRPr="00082E30" w:rsidRDefault="00D54B94" w:rsidP="008D093B">
                      <w:pPr>
                        <w:jc w:val="center"/>
                      </w:pPr>
                      <w:r w:rsidRPr="00D54B94">
                        <w:t>Bewerte</w:t>
                      </w:r>
                      <w:r w:rsidR="00543751">
                        <w:t>t</w:t>
                      </w:r>
                      <w:r w:rsidRPr="00D54B94">
                        <w:t xml:space="preserve"> Poster/Broschüre als qualitativ gut</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39A167F3" wp14:editId="001DB4F7">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6847CF" w:rsidRPr="00082E30" w:rsidRDefault="006847CF" w:rsidP="008D093B">
                            <w:pPr>
                              <w:jc w:val="center"/>
                            </w:pPr>
                            <w:r w:rsidRPr="00D54B94">
                              <w:t>Finde</w:t>
                            </w:r>
                            <w:r>
                              <w:t>t</w:t>
                            </w:r>
                            <w:r w:rsidRPr="00D54B94">
                              <w:t xml:space="preserve"> Lesen der Poster zu </w:t>
                            </w:r>
                            <w:proofErr w:type="spellStart"/>
                            <w:r w:rsidRPr="00D54B94">
                              <w:t>zeitaufwändig</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DD295F" w:rsidRPr="00082E30" w:rsidRDefault="00D54B94" w:rsidP="008D093B">
                      <w:pPr>
                        <w:jc w:val="center"/>
                      </w:pPr>
                      <w:r w:rsidRPr="00D54B94">
                        <w:t>Finde</w:t>
                      </w:r>
                      <w:r w:rsidR="00543751">
                        <w:t>t</w:t>
                      </w:r>
                      <w:r w:rsidRPr="00D54B94">
                        <w:t xml:space="preserve"> Lesen der Poster zu zeitaufwändig</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0EB4197C" wp14:editId="2E4274E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6847CF" w:rsidRPr="00082E30" w:rsidRDefault="006847CF"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DD295F" w:rsidRPr="00082E30" w:rsidRDefault="00D54B94" w:rsidP="008D093B">
                      <w:pPr>
                        <w:jc w:val="center"/>
                      </w:pPr>
                      <w:r w:rsidRPr="00D54B94">
                        <w:t>Empfinde</w:t>
                      </w:r>
                      <w:r w:rsidR="00543751">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val="en-US"/>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Beschriftung"/>
      </w:pPr>
      <w:bookmarkStart w:id="48" w:name="_Ref319422492"/>
      <w:r>
        <w:t xml:space="preserve">Abbildung </w:t>
      </w:r>
      <w:r w:rsidR="0007360D">
        <w:fldChar w:fldCharType="begin"/>
      </w:r>
      <w:r w:rsidR="0007360D">
        <w:instrText xml:space="preserve"> SEQ Abbildung \* ARABIC </w:instrText>
      </w:r>
      <w:r w:rsidR="0007360D">
        <w:fldChar w:fldCharType="separate"/>
      </w:r>
      <w:r w:rsidR="005B1EC9">
        <w:rPr>
          <w:noProof/>
        </w:rPr>
        <w:t>10</w:t>
      </w:r>
      <w:r w:rsidR="0007360D">
        <w:rPr>
          <w:noProof/>
        </w:rPr>
        <w:fldChar w:fldCharType="end"/>
      </w:r>
      <w:r>
        <w:t xml:space="preserve"> </w:t>
      </w:r>
      <w:r w:rsidR="00543751">
        <w:t>–</w:t>
      </w:r>
      <w:r>
        <w:t xml:space="preserve"> Meinungsverteilung</w:t>
      </w:r>
      <w:bookmarkEnd w:id="48"/>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proofErr w:type="spellStart"/>
      <w:r w:rsidR="00797506">
        <w:t>Students</w:t>
      </w:r>
      <w:proofErr w:type="spellEnd"/>
      <w:r w:rsidR="00797506">
        <w:t>, welcher</w:t>
      </w:r>
      <w:r w:rsidR="00945AD5">
        <w:t xml:space="preserve"> Poster liest</w:t>
      </w:r>
      <w:r w:rsidR="00797506">
        <w:t>,</w:t>
      </w:r>
      <w:r w:rsidR="00945AD5">
        <w:t xml:space="preserve"> zwei </w:t>
      </w:r>
      <w:proofErr w:type="spellStart"/>
      <w:r w:rsidR="00945AD5">
        <w:t>Personas</w:t>
      </w:r>
      <w:proofErr w:type="spellEnd"/>
      <w:r w:rsidR="00945AD5">
        <w:t xml:space="preserve">  ausgearbeitet.</w:t>
      </w:r>
      <w:r>
        <w:t xml:space="preserve"> </w:t>
      </w:r>
      <w:r w:rsidR="007C6D4D">
        <w:lastRenderedPageBreak/>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007AA8">
      <w:pPr>
        <w:pStyle w:val="berschrift4"/>
      </w:pPr>
      <w:r>
        <w:t xml:space="preserve">Persona Peter </w:t>
      </w:r>
      <w:proofErr w:type="spellStart"/>
      <w:r>
        <w:t>Posterleser</w:t>
      </w:r>
      <w:proofErr w:type="spellEnd"/>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val="en-US"/>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11</w:t>
            </w:r>
            <w:r w:rsidR="0007360D">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 xml:space="preserve">Findet Lesen der Poster zu </w:t>
            </w:r>
            <w:proofErr w:type="spellStart"/>
            <w:r w:rsidRPr="00543751">
              <w:t>zeitaufwändig</w:t>
            </w:r>
            <w:proofErr w:type="spellEnd"/>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D54B94">
      <w:pPr>
        <w:pStyle w:val="berschrift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berschrift5"/>
      </w:pPr>
      <w:r>
        <w:lastRenderedPageBreak/>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berschrift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berschrift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berschrift4"/>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val="en-US"/>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12</w:t>
            </w:r>
            <w:r w:rsidR="0007360D">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w:t>
            </w:r>
            <w:r>
              <w:lastRenderedPageBreak/>
              <w:t xml:space="preserve">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 xml:space="preserve">Findet Lesen der Poster zu </w:t>
            </w:r>
            <w:proofErr w:type="spellStart"/>
            <w:r w:rsidRPr="00855938">
              <w:t>zeitaufwändig</w:t>
            </w:r>
            <w:proofErr w:type="spellEnd"/>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berschrift5"/>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berschrift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berschrift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berschrift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 xml:space="preserve">entdeckt sie, dass auf der Video Wall die Menüs der </w:t>
      </w:r>
      <w:r w:rsidR="003C7683">
        <w:lastRenderedPageBreak/>
        <w:t>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007AA8">
      <w:pPr>
        <w:pStyle w:val="berschrift4"/>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val="en-US"/>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13</w:t>
            </w:r>
            <w:r w:rsidR="0007360D">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 xml:space="preserve">Findet Lesen der Poster zu </w:t>
            </w:r>
            <w:proofErr w:type="spellStart"/>
            <w:r>
              <w:t>zeitaufwändig</w:t>
            </w:r>
            <w:proofErr w:type="spellEnd"/>
            <w:r>
              <w:t>: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4C727F">
      <w:pPr>
        <w:pStyle w:val="berschrift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berschrift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w:t>
      </w:r>
      <w:r w:rsidR="00D518C2">
        <w:lastRenderedPageBreak/>
        <w:t>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berschrift2"/>
      </w:pPr>
      <w:bookmarkStart w:id="49" w:name="_Toc320601257"/>
      <w:r>
        <w:lastRenderedPageBreak/>
        <w:t>Hardware Setup</w:t>
      </w:r>
      <w:bookmarkEnd w:id="49"/>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berschrift3"/>
      </w:pPr>
      <w:bookmarkStart w:id="50" w:name="_Ref319065031"/>
      <w:bookmarkStart w:id="51" w:name="_Toc320601258"/>
      <w:r>
        <w:t>Monitore</w:t>
      </w:r>
      <w:bookmarkEnd w:id="50"/>
      <w:bookmarkEnd w:id="51"/>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enabsatz"/>
        <w:numPr>
          <w:ilvl w:val="0"/>
          <w:numId w:val="14"/>
        </w:numPr>
      </w:pPr>
      <w:r>
        <w:t>3 x 3 55“ Monitore</w:t>
      </w:r>
    </w:p>
    <w:p w:rsidR="007E0847" w:rsidRDefault="007E0847" w:rsidP="007E0847">
      <w:pPr>
        <w:pStyle w:val="Listenabsatz"/>
        <w:numPr>
          <w:ilvl w:val="0"/>
          <w:numId w:val="14"/>
        </w:numPr>
      </w:pPr>
      <w:r>
        <w:t>2 x 2 55“ Monitore</w:t>
      </w:r>
    </w:p>
    <w:p w:rsidR="007E0847" w:rsidRDefault="007E0847" w:rsidP="007E0847">
      <w:pPr>
        <w:pStyle w:val="Listenabsatz"/>
        <w:numPr>
          <w:ilvl w:val="0"/>
          <w:numId w:val="14"/>
        </w:numPr>
      </w:pPr>
      <w:r>
        <w:t>1 x 6 55“ Monitore</w:t>
      </w:r>
    </w:p>
    <w:p w:rsidR="007E0847" w:rsidRDefault="007E0847" w:rsidP="007E0847">
      <w:r>
        <w:t xml:space="preserve">Um eine realistische Einschätzung machen zu können, wie die drei unterschiedlichen Monitorkonstellationen im für die Video Wall vorgesehenen Raum wirken, wurde eine Visualisierung </w:t>
      </w:r>
      <w:proofErr w:type="spellStart"/>
      <w:r>
        <w:t>mithilfe</w:t>
      </w:r>
      <w:proofErr w:type="spellEnd"/>
      <w:r>
        <w:t xml:space="preserve"> eines Hellraumprojektors durchgeführt. Dazu wurden die Seitenverhältnisse der verschiedenen Konstellationen aufgezeichnet und auf eine A4 Folie gedruckt. Zusätzlich wurde ein gewünschtes Anzeigemedium, in diesem Fall ein Poster, ebenfalls auf der Folie </w:t>
      </w:r>
      <w:proofErr w:type="spellStart"/>
      <w:r>
        <w:t>platziert</w:t>
      </w:r>
      <w:proofErr w:type="spellEnd"/>
      <w:r>
        <w:t xml:space="preserve">. Da sich an der Wand, an welcher die Video Wall installiert werden soll, </w:t>
      </w:r>
      <w:proofErr w:type="spellStart"/>
      <w:r>
        <w:t>zurzeit</w:t>
      </w:r>
      <w:proofErr w:type="spellEnd"/>
      <w:r>
        <w:t xml:space="preserve"> noch ein Infostand (Möbel-Elemente mit Broschüren, eine Pinnwand mit Plakaten und ein öffentlich zugänglicher PC) befindet, wurden die drei Montagevarianten an die gegenüberliegende Wand projiziert. Der Hellraumprojektor wurde so im Raum </w:t>
      </w:r>
      <w:proofErr w:type="spellStart"/>
      <w:r>
        <w:t>platziert</w:t>
      </w:r>
      <w:proofErr w:type="spellEnd"/>
      <w:r>
        <w:t>, dass die Projektion jeweils soweit vergrössert wurde, dass sie den echten Massen der Monitore entsprach.</w:t>
      </w:r>
    </w:p>
    <w:p w:rsidR="007E0847" w:rsidRDefault="007E0847" w:rsidP="007E0847">
      <w:pPr>
        <w:pStyle w:val="berschrift4"/>
      </w:pPr>
      <w:bookmarkStart w:id="52" w:name="_Ref319068091"/>
      <w:r>
        <w:t>Variante A: 3 x 3 55“ Monitore</w:t>
      </w:r>
      <w:bookmarkEnd w:id="52"/>
    </w:p>
    <w:p w:rsidR="007E0847" w:rsidRDefault="007E0847" w:rsidP="007E0847">
      <w:r>
        <w:rPr>
          <w:noProof/>
          <w:lang w:val="en-US"/>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14</w:t>
      </w:r>
      <w:r w:rsidR="0007360D">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val="en-US"/>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15</w:t>
      </w:r>
      <w:r w:rsidR="0007360D">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w:t>
      </w:r>
      <w:proofErr w:type="spellStart"/>
      <w:r>
        <w:t>platzierten</w:t>
      </w:r>
      <w:proofErr w:type="spellEnd"/>
      <w:r>
        <w:t xml:space="preserve">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berschrift4"/>
      </w:pPr>
      <w:bookmarkStart w:id="53" w:name="_Ref319068033"/>
      <w:r>
        <w:t>Variante B: 2 x 2 55“ Monitore</w:t>
      </w:r>
      <w:bookmarkEnd w:id="53"/>
    </w:p>
    <w:p w:rsidR="007E0847" w:rsidRDefault="007E0847" w:rsidP="007E0847">
      <w:r>
        <w:rPr>
          <w:noProof/>
          <w:lang w:val="en-US"/>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16</w:t>
      </w:r>
      <w:r w:rsidR="0007360D">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val="en-US"/>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Beschriftung"/>
      </w:pPr>
      <w:bookmarkStart w:id="54" w:name="_Ref319068177"/>
      <w:r>
        <w:t xml:space="preserve">Abbildung </w:t>
      </w:r>
      <w:r w:rsidR="0007360D">
        <w:fldChar w:fldCharType="begin"/>
      </w:r>
      <w:r w:rsidR="0007360D">
        <w:instrText xml:space="preserve"> SEQ Abbildung \* ARABIC </w:instrText>
      </w:r>
      <w:r w:rsidR="0007360D">
        <w:fldChar w:fldCharType="separate"/>
      </w:r>
      <w:r w:rsidR="005B1EC9">
        <w:rPr>
          <w:noProof/>
        </w:rPr>
        <w:t>17</w:t>
      </w:r>
      <w:r w:rsidR="0007360D">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54"/>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berschrift4"/>
      </w:pPr>
      <w:r>
        <w:t>Variante C: 1 x 6 55“ Monitore</w:t>
      </w:r>
    </w:p>
    <w:p w:rsidR="007E0847" w:rsidRDefault="007E0847" w:rsidP="007E0847">
      <w:r>
        <w:rPr>
          <w:noProof/>
          <w:lang w:val="en-US"/>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18</w:t>
      </w:r>
      <w:r w:rsidR="0007360D">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val="en-US"/>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Beschriftung"/>
      </w:pPr>
      <w:bookmarkStart w:id="55" w:name="_Ref318900849"/>
      <w:r>
        <w:t xml:space="preserve">Abbildung </w:t>
      </w:r>
      <w:r w:rsidR="0007360D">
        <w:fldChar w:fldCharType="begin"/>
      </w:r>
      <w:r w:rsidR="0007360D">
        <w:instrText xml:space="preserve"> SEQ Abbildung \* ARABIC </w:instrText>
      </w:r>
      <w:r w:rsidR="0007360D">
        <w:fldChar w:fldCharType="separate"/>
      </w:r>
      <w:r w:rsidR="005B1EC9">
        <w:rPr>
          <w:noProof/>
        </w:rPr>
        <w:t>19</w:t>
      </w:r>
      <w:r w:rsidR="0007360D">
        <w:rPr>
          <w:noProof/>
        </w:rPr>
        <w:fldChar w:fldCharType="end"/>
      </w:r>
      <w:r>
        <w:t xml:space="preserve"> - Variante A: 1 x 6 55" Monitore, Hellraumprojektor Test</w:t>
      </w:r>
      <w:bookmarkEnd w:id="55"/>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berschrift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ins w:id="56" w:author="pheinzma" w:date="2012-04-19T21:02:00Z">
              <w:r w:rsidR="00062D35">
                <w:t xml:space="preserve"> Wieso sind hier verschiedene Bewertungspunkte möglich? Entweder es geht oder es geht nicht?</w:t>
              </w:r>
            </w:ins>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w:t>
            </w:r>
            <w:r w:rsidRPr="002C61C5">
              <w:lastRenderedPageBreak/>
              <w:t>grösse zum Lesen</w:t>
            </w:r>
          </w:p>
        </w:tc>
        <w:tc>
          <w:tcPr>
            <w:tcW w:w="1276" w:type="dxa"/>
            <w:tcBorders>
              <w:right w:val="single" w:sz="6" w:space="0" w:color="848491"/>
            </w:tcBorders>
          </w:tcPr>
          <w:p w:rsidR="00707DFB" w:rsidRPr="00716608" w:rsidRDefault="00DC1487" w:rsidP="00135CFA">
            <w:pPr>
              <w:jc w:val="right"/>
            </w:pPr>
            <w:r>
              <w:lastRenderedPageBreak/>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lastRenderedPageBreak/>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Beschriftung"/>
      </w:pPr>
      <w:bookmarkStart w:id="57" w:name="_Ref320546124"/>
      <w:r>
        <w:t xml:space="preserve">Tabelle </w:t>
      </w:r>
      <w:r w:rsidR="0007360D">
        <w:fldChar w:fldCharType="begin"/>
      </w:r>
      <w:r w:rsidR="0007360D">
        <w:instrText xml:space="preserve"> SEQ Tabelle \* ARABIC </w:instrText>
      </w:r>
      <w:r w:rsidR="0007360D">
        <w:fldChar w:fldCharType="separate"/>
      </w:r>
      <w:r>
        <w:rPr>
          <w:noProof/>
        </w:rPr>
        <w:t>3</w:t>
      </w:r>
      <w:r w:rsidR="0007360D">
        <w:rPr>
          <w:noProof/>
        </w:rPr>
        <w:fldChar w:fldCharType="end"/>
      </w:r>
      <w:r>
        <w:t xml:space="preserve"> </w:t>
      </w:r>
      <w:r w:rsidRPr="001F7726">
        <w:t>- Nutzwertanalyse: Monitorkonstellation für Video Wall</w:t>
      </w:r>
      <w:bookmarkEnd w:id="57"/>
    </w:p>
    <w:p w:rsidR="009D51FF" w:rsidRDefault="00707DFB" w:rsidP="009D51FF">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062D35" w:rsidP="007E0847">
      <w:pPr>
        <w:rPr>
          <w:ins w:id="58" w:author="pheinzma" w:date="2012-04-19T21:10:00Z"/>
        </w:rPr>
      </w:pPr>
      <w:ins w:id="59" w:author="pheinzma" w:date="2012-04-19T21:03:00Z">
        <w:r>
          <w:t>Wie sieht es mit den Kosten aus?</w:t>
        </w:r>
      </w:ins>
    </w:p>
    <w:p w:rsidR="0012708E" w:rsidRDefault="0012708E" w:rsidP="007E0847">
      <w:ins w:id="60" w:author="pheinzma" w:date="2012-04-19T21:10:00Z">
        <w:r>
          <w:t>Wie kommt man auf bestimmte Gewichtungswerte?</w:t>
        </w:r>
      </w:ins>
    </w:p>
    <w:p w:rsidR="007E0847" w:rsidRDefault="007E0847" w:rsidP="007E0847">
      <w:pPr>
        <w:rPr>
          <w:rFonts w:asciiTheme="majorHAnsi" w:hAnsiTheme="majorHAnsi"/>
          <w:b/>
          <w:color w:val="00629E"/>
          <w:spacing w:val="15"/>
          <w:sz w:val="22"/>
          <w:szCs w:val="22"/>
        </w:rPr>
      </w:pPr>
      <w:bookmarkStart w:id="61" w:name="_Ref319065040"/>
      <w:r>
        <w:br w:type="page"/>
      </w:r>
    </w:p>
    <w:p w:rsidR="007E0847" w:rsidRDefault="007E0847" w:rsidP="007E0847">
      <w:pPr>
        <w:pStyle w:val="berschrift3"/>
      </w:pPr>
      <w:bookmarkStart w:id="62" w:name="_Toc320601259"/>
      <w:r>
        <w:lastRenderedPageBreak/>
        <w:t>Grafikkarten</w:t>
      </w:r>
      <w:bookmarkEnd w:id="61"/>
      <w:bookmarkEnd w:id="62"/>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enabsatz"/>
        <w:numPr>
          <w:ilvl w:val="0"/>
          <w:numId w:val="16"/>
        </w:numPr>
        <w:ind w:hanging="720"/>
      </w:pPr>
      <w:proofErr w:type="spellStart"/>
      <w:r>
        <w:t>Matrox</w:t>
      </w:r>
      <w:proofErr w:type="spellEnd"/>
      <w:r>
        <w:t xml:space="preserve"> M9188 mit 8 Anschlüssen</w:t>
      </w:r>
    </w:p>
    <w:p w:rsidR="007E0847" w:rsidRDefault="007E0847" w:rsidP="007E0847">
      <w:r>
        <w:rPr>
          <w:noProof/>
          <w:lang w:val="en-US"/>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20</w:t>
      </w:r>
      <w:r w:rsidR="0007360D">
        <w:rPr>
          <w:noProof/>
        </w:rPr>
        <w:fldChar w:fldCharType="end"/>
      </w:r>
      <w:r>
        <w:t xml:space="preserve"> - </w:t>
      </w:r>
      <w:proofErr w:type="spellStart"/>
      <w:r>
        <w:t>Matrox</w:t>
      </w:r>
      <w:proofErr w:type="spellEnd"/>
      <w:r>
        <w:t xml:space="preserve"> M9188</w:t>
      </w:r>
      <w:r>
        <w:br/>
      </w:r>
    </w:p>
    <w:p w:rsidR="007E0847" w:rsidRDefault="007E0847" w:rsidP="007E0847">
      <w:pPr>
        <w:pStyle w:val="Listenabsatz"/>
        <w:numPr>
          <w:ilvl w:val="0"/>
          <w:numId w:val="16"/>
        </w:numPr>
        <w:ind w:hanging="720"/>
      </w:pPr>
      <w:proofErr w:type="spellStart"/>
      <w:r>
        <w:t>Matrox</w:t>
      </w:r>
      <w:proofErr w:type="spellEnd"/>
      <w:r>
        <w:t xml:space="preserve"> M9128 mit 2 Anschlüssen</w:t>
      </w:r>
    </w:p>
    <w:p w:rsidR="007E0847" w:rsidRDefault="007E0847" w:rsidP="007E0847">
      <w:r>
        <w:rPr>
          <w:noProof/>
          <w:lang w:val="en-US"/>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Beschriftung"/>
      </w:pPr>
      <w:r>
        <w:t xml:space="preserve">Abbildung </w:t>
      </w:r>
      <w:r w:rsidR="0007360D">
        <w:fldChar w:fldCharType="begin"/>
      </w:r>
      <w:r w:rsidR="0007360D">
        <w:instrText xml:space="preserve"> SEQ Abbildung \* ARABIC </w:instrText>
      </w:r>
      <w:r w:rsidR="0007360D">
        <w:fldChar w:fldCharType="separate"/>
      </w:r>
      <w:r w:rsidR="005B1EC9">
        <w:rPr>
          <w:noProof/>
        </w:rPr>
        <w:t>21</w:t>
      </w:r>
      <w:r w:rsidR="0007360D">
        <w:rPr>
          <w:noProof/>
        </w:rPr>
        <w:fldChar w:fldCharType="end"/>
      </w:r>
      <w:r>
        <w:t xml:space="preserve"> - </w:t>
      </w:r>
      <w:proofErr w:type="spellStart"/>
      <w:r>
        <w:t>Matrox</w:t>
      </w:r>
      <w:proofErr w:type="spellEnd"/>
      <w:r>
        <w:t xml:space="preserve">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berschrift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t xml:space="preserve">utzer. Denn das unmittelbare Erfolgserlebnis vermittelt dem Nutzer, dass er fähig ist, die Applikation zu bedienen: Eine </w:t>
      </w:r>
      <w:proofErr w:type="spellStart"/>
      <w:r>
        <w:t>Swipe</w:t>
      </w:r>
      <w:proofErr w:type="spellEnd"/>
      <w:r>
        <w:t xml:space="preserve">-Geste auf dem Smartphone bestätigt das eigene Tun, indem </w:t>
      </w:r>
      <w:r w:rsidR="00BE512D">
        <w:t xml:space="preserve">unverzüglich </w:t>
      </w:r>
      <w:r>
        <w:t>der nächsten Screen angezeigt wird. Ein Tastendruck in der Suchleiste erzeugt eine unmittelbare Antwort, indem eine Liste von möglichen Suchbegriffen anzeigt wird.</w:t>
      </w:r>
    </w:p>
    <w:p w:rsidR="00663B07" w:rsidRDefault="00BB4CF3" w:rsidP="00BB4CF3">
      <w:pPr>
        <w:rPr>
          <w:ins w:id="63" w:author="pheinzma" w:date="2012-04-19T21:04:00Z"/>
        </w:rPr>
      </w:pPr>
      <w:r>
        <w:t xml:space="preserve">Auch die Video Wall bietet ein sofortiges Erfolgserlebnis. Alsbald der Benutzer von </w:t>
      </w:r>
      <w:proofErr w:type="spellStart"/>
      <w:r>
        <w:t>Kinect</w:t>
      </w:r>
      <w:proofErr w:type="spellEnd"/>
      <w:r>
        <w:t xml:space="preserve"> erkannt </w:t>
      </w:r>
      <w:r w:rsidR="00BE512D">
        <w:t>worden ist</w:t>
      </w:r>
      <w:r>
        <w:t>, ist das Skelett des Benutzers auf der Wall ersichtlich. Bewegt sich die Person, so macht das Skelett die Bewegungen zeitgleich nach. Sofort realisiert der Nutzer, dass das Skelett ihn</w:t>
      </w:r>
      <w:r w:rsidR="00BE512D">
        <w:t xml:space="preserve"> selber</w:t>
      </w:r>
      <w:r>
        <w:t xml:space="preserve"> darstellt und weiss somit, dass er die Steuerung der Applikation in der Hand hat.</w:t>
      </w:r>
    </w:p>
    <w:p w:rsidR="00062D35" w:rsidRDefault="00062D35" w:rsidP="00BB4CF3">
      <w:pPr>
        <w:rPr>
          <w:ins w:id="64" w:author="pheinzma" w:date="2012-04-19T21:04:00Z"/>
        </w:rPr>
      </w:pPr>
    </w:p>
    <w:p w:rsidR="00062D35" w:rsidRDefault="00062D35" w:rsidP="00BB4CF3">
      <w:pPr>
        <w:rPr>
          <w:ins w:id="65" w:author="pheinzma" w:date="2012-04-19T21:04:00Z"/>
        </w:rPr>
      </w:pPr>
    </w:p>
    <w:p w:rsidR="00062D35" w:rsidRDefault="00062D35" w:rsidP="00BB4CF3">
      <w:pPr>
        <w:rPr>
          <w:ins w:id="66" w:author="pheinzma" w:date="2012-04-19T21:04:00Z"/>
        </w:rPr>
      </w:pPr>
    </w:p>
    <w:p w:rsidR="00062D35" w:rsidRDefault="00062D35" w:rsidP="00BB4CF3">
      <w:pPr>
        <w:rPr>
          <w:ins w:id="67" w:author="pheinzma" w:date="2012-04-19T21:04:00Z"/>
        </w:rPr>
      </w:pPr>
    </w:p>
    <w:p w:rsidR="00062D35" w:rsidRDefault="00062D35" w:rsidP="00BB4CF3">
      <w:pPr>
        <w:rPr>
          <w:ins w:id="68" w:author="pheinzma" w:date="2012-04-19T21:04:00Z"/>
        </w:rPr>
      </w:pPr>
    </w:p>
    <w:p w:rsidR="00083595" w:rsidRDefault="00062D35" w:rsidP="00083595">
      <w:pPr>
        <w:pStyle w:val="Listenabsatz"/>
        <w:numPr>
          <w:ilvl w:val="0"/>
          <w:numId w:val="24"/>
        </w:numPr>
        <w:rPr>
          <w:ins w:id="69" w:author="pheinzma" w:date="2012-04-19T21:06:00Z"/>
        </w:rPr>
      </w:pPr>
      <w:ins w:id="70" w:author="pheinzma" w:date="2012-04-19T21:05:00Z">
        <w:r>
          <w:t>Ausarbeitung</w:t>
        </w:r>
      </w:ins>
      <w:ins w:id="71" w:author="pheinzma" w:date="2012-04-19T21:06:00Z">
        <w:r w:rsidR="00083595">
          <w:t>: sehr sauber gemacht</w:t>
        </w:r>
      </w:ins>
    </w:p>
    <w:p w:rsidR="00062D35" w:rsidRDefault="00062D35" w:rsidP="00083595">
      <w:pPr>
        <w:pStyle w:val="Listenabsatz"/>
        <w:numPr>
          <w:ilvl w:val="0"/>
          <w:numId w:val="24"/>
        </w:numPr>
        <w:rPr>
          <w:ins w:id="72" w:author="pheinzma" w:date="2012-04-19T21:05:00Z"/>
        </w:rPr>
      </w:pPr>
      <w:ins w:id="73" w:author="pheinzma" w:date="2012-04-19T21:04:00Z">
        <w:r>
          <w:t>Formulierungen, Orthographie, Ausführung Figuren/Tabellen, Beschriftungen: gut</w:t>
        </w:r>
      </w:ins>
    </w:p>
    <w:p w:rsidR="00062D35" w:rsidRDefault="00062D35" w:rsidP="00083595">
      <w:pPr>
        <w:pStyle w:val="Listenabsatz"/>
        <w:numPr>
          <w:ilvl w:val="0"/>
          <w:numId w:val="24"/>
        </w:numPr>
        <w:rPr>
          <w:ins w:id="74" w:author="pheinzma" w:date="2012-04-19T21:10:00Z"/>
        </w:rPr>
      </w:pPr>
      <w:ins w:id="75" w:author="pheinzma" w:date="2012-04-19T21:05:00Z">
        <w:r>
          <w:t>Sprache: könnte kompakter sein</w:t>
        </w:r>
      </w:ins>
    </w:p>
    <w:p w:rsidR="0012708E" w:rsidRDefault="0012708E" w:rsidP="00083595">
      <w:pPr>
        <w:pStyle w:val="Listenabsatz"/>
        <w:numPr>
          <w:ilvl w:val="0"/>
          <w:numId w:val="24"/>
        </w:numPr>
        <w:rPr>
          <w:ins w:id="76" w:author="pheinzma" w:date="2012-04-19T21:07:00Z"/>
        </w:rPr>
      </w:pPr>
      <w:proofErr w:type="spellStart"/>
      <w:ins w:id="77" w:author="pheinzma" w:date="2012-04-19T21:10:00Z">
        <w:r>
          <w:t>Referenzierung</w:t>
        </w:r>
        <w:proofErr w:type="spellEnd"/>
        <w:r>
          <w:t>, Verweise: fehlt</w:t>
        </w:r>
      </w:ins>
      <w:bookmarkStart w:id="78" w:name="_GoBack"/>
      <w:bookmarkEnd w:id="78"/>
    </w:p>
    <w:p w:rsidR="00EE0558" w:rsidRDefault="00EE0558" w:rsidP="00083595">
      <w:pPr>
        <w:pStyle w:val="Listenabsatz"/>
        <w:numPr>
          <w:ilvl w:val="0"/>
          <w:numId w:val="24"/>
        </w:numPr>
        <w:rPr>
          <w:ins w:id="79" w:author="pheinzma" w:date="2012-04-19T21:04:00Z"/>
        </w:rPr>
      </w:pPr>
      <w:ins w:id="80" w:author="pheinzma" w:date="2012-04-19T21:07:00Z">
        <w:r>
          <w:t>Inhalt: ok</w:t>
        </w:r>
      </w:ins>
    </w:p>
    <w:p w:rsidR="00062D35" w:rsidRDefault="00062D35" w:rsidP="00083595">
      <w:pPr>
        <w:pStyle w:val="Listenabsatz"/>
        <w:numPr>
          <w:ilvl w:val="0"/>
          <w:numId w:val="24"/>
        </w:numPr>
      </w:pPr>
      <w:ins w:id="81" w:author="pheinzma" w:date="2012-04-19T21:05:00Z">
        <w:r>
          <w:t>Strukturierung: schlecht</w:t>
        </w:r>
      </w:ins>
    </w:p>
    <w:sectPr w:rsidR="00062D35"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60D" w:rsidRDefault="0007360D" w:rsidP="008F2373">
      <w:pPr>
        <w:spacing w:after="0"/>
      </w:pPr>
      <w:r>
        <w:separator/>
      </w:r>
    </w:p>
  </w:endnote>
  <w:endnote w:type="continuationSeparator" w:id="0">
    <w:p w:rsidR="0007360D" w:rsidRDefault="0007360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7CF" w:rsidRDefault="006847CF">
    <w:pPr>
      <w:pStyle w:val="Fuzeile"/>
    </w:pPr>
    <w:r>
      <w:t>Video Wall - Vorstudie</w:t>
    </w:r>
    <w:r w:rsidRPr="005E2896">
      <w:tab/>
    </w:r>
    <w:r>
      <w:fldChar w:fldCharType="begin"/>
    </w:r>
    <w:r>
      <w:instrText xml:space="preserve"> DATE  \@ "d. MMMM yyyy"  \* MERGEFORMAT </w:instrText>
    </w:r>
    <w:r>
      <w:fldChar w:fldCharType="separate"/>
    </w:r>
    <w:r w:rsidR="0012708E">
      <w:rPr>
        <w:noProof/>
      </w:rPr>
      <w:t>19.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2708E" w:rsidRPr="0012708E">
      <w:rPr>
        <w:b/>
        <w:noProof/>
        <w:lang w:val="de-DE"/>
      </w:rPr>
      <w:t>25</w:t>
    </w:r>
    <w:r>
      <w:rPr>
        <w:b/>
      </w:rPr>
      <w:fldChar w:fldCharType="end"/>
    </w:r>
    <w:r>
      <w:rPr>
        <w:lang w:val="de-DE"/>
      </w:rPr>
      <w:t xml:space="preserve"> von </w:t>
    </w:r>
    <w:r w:rsidR="0007360D">
      <w:fldChar w:fldCharType="begin"/>
    </w:r>
    <w:r w:rsidR="0007360D">
      <w:instrText>NUMPAGES  \* Arabic  \* MERGEFORMAT</w:instrText>
    </w:r>
    <w:r w:rsidR="0007360D">
      <w:fldChar w:fldCharType="separate"/>
    </w:r>
    <w:r w:rsidR="0012708E" w:rsidRPr="0012708E">
      <w:rPr>
        <w:b/>
        <w:noProof/>
        <w:lang w:val="de-DE"/>
      </w:rPr>
      <w:t>25</w:t>
    </w:r>
    <w:r w:rsidR="0007360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60D" w:rsidRDefault="0007360D" w:rsidP="008F2373">
      <w:pPr>
        <w:spacing w:after="0"/>
      </w:pPr>
      <w:r>
        <w:separator/>
      </w:r>
    </w:p>
  </w:footnote>
  <w:footnote w:type="continuationSeparator" w:id="0">
    <w:p w:rsidR="0007360D" w:rsidRDefault="0007360D"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7CF" w:rsidRDefault="006847CF">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963C74"/>
    <w:multiLevelType w:val="hybridMultilevel"/>
    <w:tmpl w:val="C13E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5">
    <w:nsid w:val="45C66E52"/>
    <w:multiLevelType w:val="multilevel"/>
    <w:tmpl w:val="33885E68"/>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8">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8"/>
  </w:num>
  <w:num w:numId="3">
    <w:abstractNumId w:val="22"/>
  </w:num>
  <w:num w:numId="4">
    <w:abstractNumId w:val="15"/>
  </w:num>
  <w:num w:numId="5">
    <w:abstractNumId w:val="12"/>
  </w:num>
  <w:num w:numId="6">
    <w:abstractNumId w:val="19"/>
  </w:num>
  <w:num w:numId="7">
    <w:abstractNumId w:val="21"/>
  </w:num>
  <w:num w:numId="8">
    <w:abstractNumId w:val="3"/>
  </w:num>
  <w:num w:numId="9">
    <w:abstractNumId w:val="6"/>
  </w:num>
  <w:num w:numId="10">
    <w:abstractNumId w:val="5"/>
  </w:num>
  <w:num w:numId="11">
    <w:abstractNumId w:val="17"/>
  </w:num>
  <w:num w:numId="12">
    <w:abstractNumId w:val="10"/>
  </w:num>
  <w:num w:numId="13">
    <w:abstractNumId w:val="11"/>
  </w:num>
  <w:num w:numId="14">
    <w:abstractNumId w:val="7"/>
  </w:num>
  <w:num w:numId="15">
    <w:abstractNumId w:val="13"/>
  </w:num>
  <w:num w:numId="16">
    <w:abstractNumId w:val="20"/>
  </w:num>
  <w:num w:numId="17">
    <w:abstractNumId w:val="4"/>
  </w:num>
  <w:num w:numId="18">
    <w:abstractNumId w:val="16"/>
  </w:num>
  <w:num w:numId="19">
    <w:abstractNumId w:val="18"/>
  </w:num>
  <w:num w:numId="20">
    <w:abstractNumId w:val="1"/>
  </w:num>
  <w:num w:numId="21">
    <w:abstractNumId w:val="0"/>
  </w:num>
  <w:num w:numId="22">
    <w:abstractNumId w:val="23"/>
  </w:num>
  <w:num w:numId="23">
    <w:abstractNumId w:val="1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2D35"/>
    <w:rsid w:val="00065082"/>
    <w:rsid w:val="000727C4"/>
    <w:rsid w:val="0007360D"/>
    <w:rsid w:val="00077156"/>
    <w:rsid w:val="00080D36"/>
    <w:rsid w:val="00083595"/>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0F21"/>
    <w:rsid w:val="001156C5"/>
    <w:rsid w:val="00120AEB"/>
    <w:rsid w:val="00120E67"/>
    <w:rsid w:val="00124175"/>
    <w:rsid w:val="0012708E"/>
    <w:rsid w:val="001337FF"/>
    <w:rsid w:val="00135CFA"/>
    <w:rsid w:val="001425C3"/>
    <w:rsid w:val="0014503D"/>
    <w:rsid w:val="00151ED5"/>
    <w:rsid w:val="001528C8"/>
    <w:rsid w:val="00153E6F"/>
    <w:rsid w:val="0016000A"/>
    <w:rsid w:val="001609C2"/>
    <w:rsid w:val="00172C87"/>
    <w:rsid w:val="00174E44"/>
    <w:rsid w:val="001769F0"/>
    <w:rsid w:val="00182A89"/>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1CF3"/>
    <w:rsid w:val="002A32D0"/>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3065F"/>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5CBD"/>
    <w:rsid w:val="005C7B73"/>
    <w:rsid w:val="005D5435"/>
    <w:rsid w:val="005E1D61"/>
    <w:rsid w:val="005E2099"/>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723A8"/>
    <w:rsid w:val="00682539"/>
    <w:rsid w:val="0068294E"/>
    <w:rsid w:val="00683C6C"/>
    <w:rsid w:val="0068440F"/>
    <w:rsid w:val="006847C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4B3D"/>
    <w:rsid w:val="007162E9"/>
    <w:rsid w:val="00717701"/>
    <w:rsid w:val="007179AC"/>
    <w:rsid w:val="0072413D"/>
    <w:rsid w:val="00725C78"/>
    <w:rsid w:val="00725DF9"/>
    <w:rsid w:val="00727600"/>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22E3"/>
    <w:rsid w:val="00883E89"/>
    <w:rsid w:val="00887085"/>
    <w:rsid w:val="00892C73"/>
    <w:rsid w:val="00895B99"/>
    <w:rsid w:val="0089748A"/>
    <w:rsid w:val="008A36ED"/>
    <w:rsid w:val="008A420E"/>
    <w:rsid w:val="008A4E18"/>
    <w:rsid w:val="008B3DC8"/>
    <w:rsid w:val="008B74EE"/>
    <w:rsid w:val="008C0A1C"/>
    <w:rsid w:val="008C2F4A"/>
    <w:rsid w:val="008C54BF"/>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691F"/>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58A3"/>
    <w:rsid w:val="009E7E2F"/>
    <w:rsid w:val="009F0453"/>
    <w:rsid w:val="009F4E6A"/>
    <w:rsid w:val="009F5349"/>
    <w:rsid w:val="00A06B4F"/>
    <w:rsid w:val="00A31DA1"/>
    <w:rsid w:val="00A32043"/>
    <w:rsid w:val="00A32111"/>
    <w:rsid w:val="00A367D8"/>
    <w:rsid w:val="00A4609A"/>
    <w:rsid w:val="00A46354"/>
    <w:rsid w:val="00A46A79"/>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4A0E"/>
    <w:rsid w:val="00A95B9A"/>
    <w:rsid w:val="00A95DE4"/>
    <w:rsid w:val="00A96404"/>
    <w:rsid w:val="00AB1284"/>
    <w:rsid w:val="00AB21BC"/>
    <w:rsid w:val="00AB2906"/>
    <w:rsid w:val="00AB3C06"/>
    <w:rsid w:val="00AB51D5"/>
    <w:rsid w:val="00AC27C9"/>
    <w:rsid w:val="00AC40CC"/>
    <w:rsid w:val="00AC45D4"/>
    <w:rsid w:val="00AC554F"/>
    <w:rsid w:val="00AC59F3"/>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2EF0"/>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4B94"/>
    <w:rsid w:val="00D57385"/>
    <w:rsid w:val="00D64933"/>
    <w:rsid w:val="00D737E2"/>
    <w:rsid w:val="00D80FD8"/>
    <w:rsid w:val="00D81DA1"/>
    <w:rsid w:val="00D95F6C"/>
    <w:rsid w:val="00DA08D7"/>
    <w:rsid w:val="00DA3398"/>
    <w:rsid w:val="00DB28C8"/>
    <w:rsid w:val="00DB2BAD"/>
    <w:rsid w:val="00DB7EF2"/>
    <w:rsid w:val="00DC1487"/>
    <w:rsid w:val="00DC33F4"/>
    <w:rsid w:val="00DC3834"/>
    <w:rsid w:val="00DD295F"/>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558"/>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233D"/>
    <w:rsid w:val="00FB472D"/>
    <w:rsid w:val="00FB7BF0"/>
    <w:rsid w:val="00FB7E05"/>
    <w:rsid w:val="00FC564C"/>
    <w:rsid w:val="00FC5B3C"/>
    <w:rsid w:val="00FC7011"/>
    <w:rsid w:val="00FC7231"/>
    <w:rsid w:val="00FE05E2"/>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81248512"/>
        <c:axId val="181460992"/>
      </c:lineChart>
      <c:catAx>
        <c:axId val="181248512"/>
        <c:scaling>
          <c:orientation val="minMax"/>
        </c:scaling>
        <c:delete val="0"/>
        <c:axPos val="b"/>
        <c:majorTickMark val="out"/>
        <c:minorTickMark val="none"/>
        <c:tickLblPos val="nextTo"/>
        <c:crossAx val="181460992"/>
        <c:crosses val="autoZero"/>
        <c:auto val="1"/>
        <c:lblAlgn val="ctr"/>
        <c:lblOffset val="100"/>
        <c:noMultiLvlLbl val="0"/>
      </c:catAx>
      <c:valAx>
        <c:axId val="181460992"/>
        <c:scaling>
          <c:orientation val="minMax"/>
        </c:scaling>
        <c:delete val="0"/>
        <c:axPos val="l"/>
        <c:majorGridlines/>
        <c:numFmt formatCode="General" sourceLinked="1"/>
        <c:majorTickMark val="out"/>
        <c:minorTickMark val="none"/>
        <c:tickLblPos val="nextTo"/>
        <c:crossAx val="1812485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44663552"/>
        <c:axId val="181462720"/>
      </c:barChart>
      <c:valAx>
        <c:axId val="181462720"/>
        <c:scaling>
          <c:orientation val="minMax"/>
        </c:scaling>
        <c:delete val="1"/>
        <c:axPos val="b"/>
        <c:majorGridlines/>
        <c:numFmt formatCode="0.00%" sourceLinked="1"/>
        <c:majorTickMark val="out"/>
        <c:minorTickMark val="none"/>
        <c:tickLblPos val="nextTo"/>
        <c:crossAx val="144663552"/>
        <c:crosses val="autoZero"/>
        <c:crossBetween val="between"/>
      </c:valAx>
      <c:catAx>
        <c:axId val="144663552"/>
        <c:scaling>
          <c:orientation val="minMax"/>
        </c:scaling>
        <c:delete val="0"/>
        <c:axPos val="l"/>
        <c:majorTickMark val="out"/>
        <c:minorTickMark val="none"/>
        <c:tickLblPos val="nextTo"/>
        <c:crossAx val="18146272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67332608"/>
        <c:axId val="181466752"/>
      </c:barChart>
      <c:catAx>
        <c:axId val="67332608"/>
        <c:scaling>
          <c:orientation val="maxMin"/>
        </c:scaling>
        <c:delete val="0"/>
        <c:axPos val="l"/>
        <c:majorTickMark val="out"/>
        <c:minorTickMark val="none"/>
        <c:tickLblPos val="nextTo"/>
        <c:crossAx val="181466752"/>
        <c:crosses val="autoZero"/>
        <c:auto val="1"/>
        <c:lblAlgn val="ctr"/>
        <c:lblOffset val="100"/>
        <c:noMultiLvlLbl val="0"/>
      </c:catAx>
      <c:valAx>
        <c:axId val="18146675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6733260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67474432"/>
        <c:axId val="181468480"/>
      </c:barChart>
      <c:catAx>
        <c:axId val="67474432"/>
        <c:scaling>
          <c:orientation val="maxMin"/>
        </c:scaling>
        <c:delete val="0"/>
        <c:axPos val="l"/>
        <c:majorTickMark val="none"/>
        <c:minorTickMark val="none"/>
        <c:tickLblPos val="nextTo"/>
        <c:crossAx val="181468480"/>
        <c:crosses val="autoZero"/>
        <c:auto val="1"/>
        <c:lblAlgn val="ctr"/>
        <c:lblOffset val="100"/>
        <c:tickLblSkip val="1"/>
        <c:noMultiLvlLbl val="0"/>
      </c:catAx>
      <c:valAx>
        <c:axId val="18146848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6747443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67765952"/>
        <c:axId val="67766528"/>
      </c:bubbleChart>
      <c:valAx>
        <c:axId val="67765952"/>
        <c:scaling>
          <c:orientation val="minMax"/>
          <c:max val="5"/>
          <c:min val="0"/>
        </c:scaling>
        <c:delete val="1"/>
        <c:axPos val="t"/>
        <c:majorGridlines/>
        <c:numFmt formatCode="General" sourceLinked="1"/>
        <c:majorTickMark val="out"/>
        <c:minorTickMark val="none"/>
        <c:tickLblPos val="nextTo"/>
        <c:crossAx val="67766528"/>
        <c:crosses val="autoZero"/>
        <c:crossBetween val="midCat"/>
      </c:valAx>
      <c:valAx>
        <c:axId val="67766528"/>
        <c:scaling>
          <c:orientation val="maxMin"/>
          <c:max val="4.5"/>
          <c:min val="0"/>
        </c:scaling>
        <c:delete val="1"/>
        <c:axPos val="l"/>
        <c:majorGridlines/>
        <c:numFmt formatCode="General" sourceLinked="1"/>
        <c:majorTickMark val="out"/>
        <c:minorTickMark val="none"/>
        <c:tickLblPos val="nextTo"/>
        <c:crossAx val="6776595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0A4FA-2E9C-400E-8B8C-F02B6D53D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5654</Words>
  <Characters>32230</Characters>
  <Application>Microsoft Office Word</Application>
  <DocSecurity>0</DocSecurity>
  <Lines>268</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37809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pheinzma</cp:lastModifiedBy>
  <cp:revision>518</cp:revision>
  <dcterms:created xsi:type="dcterms:W3CDTF">2012-02-24T08:17:00Z</dcterms:created>
  <dcterms:modified xsi:type="dcterms:W3CDTF">2012-04-19T19:10:00Z</dcterms:modified>
</cp:coreProperties>
</file>