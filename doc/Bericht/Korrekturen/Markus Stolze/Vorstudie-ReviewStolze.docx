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B346E2" w14:textId="77777777" w:rsidR="006F2255" w:rsidRDefault="00AF111F" w:rsidP="008722E3">
      <w:pPr>
        <w:pStyle w:val="Heading1"/>
      </w:pPr>
      <w:bookmarkStart w:id="0" w:name="_GoBack"/>
      <w:bookmarkEnd w:id="0"/>
      <w:r>
        <w:t>Vorstudie</w:t>
      </w:r>
    </w:p>
    <w:p w14:paraId="37B31BC0" w14:textId="77777777" w:rsidR="007B716D" w:rsidRDefault="007B716D" w:rsidP="007B716D">
      <w:pPr>
        <w:pStyle w:val="Heading2"/>
      </w:pPr>
      <w:bookmarkStart w:id="1" w:name="_Toc287347253"/>
      <w:r>
        <w:t>Änderungsgeschichte</w:t>
      </w:r>
      <w:bookmarkEnd w:id="1"/>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14:paraId="70D3EFBB" w14:textId="77777777"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14:paraId="6D3C71CF" w14:textId="77777777" w:rsidR="007B716D" w:rsidRDefault="007B716D" w:rsidP="00DF3331">
            <w:r>
              <w:t>Datum</w:t>
            </w:r>
          </w:p>
        </w:tc>
        <w:tc>
          <w:tcPr>
            <w:tcW w:w="993" w:type="dxa"/>
          </w:tcPr>
          <w:p w14:paraId="42E702F7" w14:textId="77777777" w:rsidR="007B716D" w:rsidRDefault="007B716D" w:rsidP="00DF3331">
            <w:r>
              <w:t>Version</w:t>
            </w:r>
          </w:p>
        </w:tc>
        <w:tc>
          <w:tcPr>
            <w:tcW w:w="4674" w:type="dxa"/>
          </w:tcPr>
          <w:p w14:paraId="3369A5CF" w14:textId="77777777" w:rsidR="007B716D" w:rsidRDefault="007B716D" w:rsidP="00DF3331">
            <w:r>
              <w:t>Änderung</w:t>
            </w:r>
          </w:p>
        </w:tc>
        <w:tc>
          <w:tcPr>
            <w:tcW w:w="2303" w:type="dxa"/>
          </w:tcPr>
          <w:p w14:paraId="770AB523" w14:textId="77777777" w:rsidR="007B716D" w:rsidRDefault="007B716D" w:rsidP="00DF3331">
            <w:r>
              <w:t>Autor</w:t>
            </w:r>
          </w:p>
        </w:tc>
      </w:tr>
      <w:tr w:rsidR="007B716D" w:rsidRPr="00F9181E" w14:paraId="11F4E917" w14:textId="77777777" w:rsidTr="00695BB6">
        <w:trPr>
          <w:cnfStyle w:val="000000100000" w:firstRow="0" w:lastRow="0" w:firstColumn="0" w:lastColumn="0" w:oddVBand="0" w:evenVBand="0" w:oddHBand="1" w:evenHBand="0" w:firstRowFirstColumn="0" w:firstRowLastColumn="0" w:lastRowFirstColumn="0" w:lastRowLastColumn="0"/>
        </w:trPr>
        <w:tc>
          <w:tcPr>
            <w:tcW w:w="1280" w:type="dxa"/>
          </w:tcPr>
          <w:p w14:paraId="0DA0C80E" w14:textId="77777777" w:rsidR="007B716D" w:rsidRPr="00F9181E" w:rsidRDefault="00AF111F" w:rsidP="00DF3331">
            <w:pPr>
              <w:rPr>
                <w:b/>
              </w:rPr>
            </w:pPr>
            <w:r>
              <w:t>24.02.2012</w:t>
            </w:r>
          </w:p>
        </w:tc>
        <w:tc>
          <w:tcPr>
            <w:tcW w:w="993" w:type="dxa"/>
          </w:tcPr>
          <w:p w14:paraId="6C2782F2" w14:textId="77777777" w:rsidR="007B716D" w:rsidRPr="00F9181E" w:rsidRDefault="007B716D" w:rsidP="00DF3331">
            <w:r w:rsidRPr="00F9181E">
              <w:t>1.0</w:t>
            </w:r>
          </w:p>
        </w:tc>
        <w:tc>
          <w:tcPr>
            <w:tcW w:w="4674" w:type="dxa"/>
          </w:tcPr>
          <w:p w14:paraId="42D77127" w14:textId="77777777" w:rsidR="007B716D" w:rsidRPr="00F9181E" w:rsidRDefault="007B716D" w:rsidP="00DF3331">
            <w:r w:rsidRPr="00F9181E">
              <w:t>Erste Version des Dokuments</w:t>
            </w:r>
          </w:p>
        </w:tc>
        <w:tc>
          <w:tcPr>
            <w:tcW w:w="2303" w:type="dxa"/>
          </w:tcPr>
          <w:p w14:paraId="5E1CCD18" w14:textId="77777777" w:rsidR="007B716D" w:rsidRPr="00F9181E" w:rsidRDefault="00AF111F" w:rsidP="00DF3331">
            <w:r>
              <w:t>CH</w:t>
            </w:r>
          </w:p>
        </w:tc>
      </w:tr>
      <w:tr w:rsidR="00DF675E" w:rsidRPr="00F9181E" w14:paraId="6F1A6CA0" w14:textId="77777777" w:rsidTr="00695BB6">
        <w:trPr>
          <w:cnfStyle w:val="000000010000" w:firstRow="0" w:lastRow="0" w:firstColumn="0" w:lastColumn="0" w:oddVBand="0" w:evenVBand="0" w:oddHBand="0" w:evenHBand="1" w:firstRowFirstColumn="0" w:firstRowLastColumn="0" w:lastRowFirstColumn="0" w:lastRowLastColumn="0"/>
        </w:trPr>
        <w:tc>
          <w:tcPr>
            <w:tcW w:w="1280" w:type="dxa"/>
          </w:tcPr>
          <w:p w14:paraId="7B9EC2E3" w14:textId="77777777" w:rsidR="00DF675E" w:rsidRDefault="00DF675E" w:rsidP="00DF3331">
            <w:r>
              <w:t>28.02.2012</w:t>
            </w:r>
          </w:p>
        </w:tc>
        <w:tc>
          <w:tcPr>
            <w:tcW w:w="993" w:type="dxa"/>
          </w:tcPr>
          <w:p w14:paraId="14A76CC3" w14:textId="77777777" w:rsidR="00DF675E" w:rsidRPr="00F9181E" w:rsidRDefault="00DF675E" w:rsidP="00DF3331">
            <w:r>
              <w:t>1.1</w:t>
            </w:r>
          </w:p>
        </w:tc>
        <w:tc>
          <w:tcPr>
            <w:tcW w:w="4674" w:type="dxa"/>
          </w:tcPr>
          <w:p w14:paraId="760436B3" w14:textId="77777777" w:rsidR="00DF675E" w:rsidRPr="00F9181E" w:rsidRDefault="00DF675E" w:rsidP="00DF3331">
            <w:r>
              <w:t>Fragebogen, Passanten Analyse</w:t>
            </w:r>
          </w:p>
        </w:tc>
        <w:tc>
          <w:tcPr>
            <w:tcW w:w="2303" w:type="dxa"/>
          </w:tcPr>
          <w:p w14:paraId="1AB36445" w14:textId="77777777" w:rsidR="00DF675E" w:rsidRDefault="00DF675E" w:rsidP="00DF3331">
            <w:r>
              <w:t>CH</w:t>
            </w:r>
          </w:p>
        </w:tc>
      </w:tr>
      <w:tr w:rsidR="00621221" w:rsidRPr="00F9181E" w14:paraId="555F5294" w14:textId="77777777" w:rsidTr="00695BB6">
        <w:trPr>
          <w:cnfStyle w:val="000000100000" w:firstRow="0" w:lastRow="0" w:firstColumn="0" w:lastColumn="0" w:oddVBand="0" w:evenVBand="0" w:oddHBand="1" w:evenHBand="0" w:firstRowFirstColumn="0" w:firstRowLastColumn="0" w:lastRowFirstColumn="0" w:lastRowLastColumn="0"/>
        </w:trPr>
        <w:tc>
          <w:tcPr>
            <w:tcW w:w="1280" w:type="dxa"/>
          </w:tcPr>
          <w:p w14:paraId="63C633DA" w14:textId="77777777" w:rsidR="00621221" w:rsidRDefault="00621221" w:rsidP="00DF3331">
            <w:r>
              <w:t>02.03.2012</w:t>
            </w:r>
          </w:p>
        </w:tc>
        <w:tc>
          <w:tcPr>
            <w:tcW w:w="993" w:type="dxa"/>
          </w:tcPr>
          <w:p w14:paraId="45C02A9B" w14:textId="77777777" w:rsidR="00621221" w:rsidRDefault="00621221" w:rsidP="00DF3331">
            <w:r>
              <w:t>1.2</w:t>
            </w:r>
          </w:p>
        </w:tc>
        <w:tc>
          <w:tcPr>
            <w:tcW w:w="4674" w:type="dxa"/>
          </w:tcPr>
          <w:p w14:paraId="782F522C" w14:textId="77777777" w:rsidR="00621221" w:rsidRDefault="00621221" w:rsidP="00DF3331">
            <w:r>
              <w:t>Passanten Analyse</w:t>
            </w:r>
          </w:p>
        </w:tc>
        <w:tc>
          <w:tcPr>
            <w:tcW w:w="2303" w:type="dxa"/>
          </w:tcPr>
          <w:p w14:paraId="4A706855" w14:textId="77777777" w:rsidR="00621221" w:rsidRDefault="00621221" w:rsidP="00DF3331">
            <w:r>
              <w:t>CH</w:t>
            </w:r>
          </w:p>
        </w:tc>
      </w:tr>
      <w:tr w:rsidR="006A77EE" w:rsidRPr="00F9181E" w14:paraId="388F6E81" w14:textId="77777777" w:rsidTr="00695BB6">
        <w:trPr>
          <w:cnfStyle w:val="000000010000" w:firstRow="0" w:lastRow="0" w:firstColumn="0" w:lastColumn="0" w:oddVBand="0" w:evenVBand="0" w:oddHBand="0" w:evenHBand="1" w:firstRowFirstColumn="0" w:firstRowLastColumn="0" w:lastRowFirstColumn="0" w:lastRowLastColumn="0"/>
        </w:trPr>
        <w:tc>
          <w:tcPr>
            <w:tcW w:w="1280" w:type="dxa"/>
          </w:tcPr>
          <w:p w14:paraId="44EFDF77" w14:textId="77777777" w:rsidR="006A77EE" w:rsidRDefault="006A77EE" w:rsidP="00DF3331">
            <w:r>
              <w:t>08.03.2012</w:t>
            </w:r>
          </w:p>
        </w:tc>
        <w:tc>
          <w:tcPr>
            <w:tcW w:w="993" w:type="dxa"/>
          </w:tcPr>
          <w:p w14:paraId="415CC10E" w14:textId="77777777" w:rsidR="006A77EE" w:rsidRDefault="006A77EE" w:rsidP="00DF3331">
            <w:r>
              <w:t>1.3</w:t>
            </w:r>
          </w:p>
        </w:tc>
        <w:tc>
          <w:tcPr>
            <w:tcW w:w="4674" w:type="dxa"/>
          </w:tcPr>
          <w:p w14:paraId="1E671459" w14:textId="77777777" w:rsidR="006A77EE" w:rsidRDefault="006A77EE" w:rsidP="00DF3331">
            <w:r>
              <w:t>Vision</w:t>
            </w:r>
          </w:p>
        </w:tc>
        <w:tc>
          <w:tcPr>
            <w:tcW w:w="2303" w:type="dxa"/>
          </w:tcPr>
          <w:p w14:paraId="73846123" w14:textId="77777777" w:rsidR="006A77EE" w:rsidRDefault="006A77EE" w:rsidP="00DF3331">
            <w:r>
              <w:t>CH</w:t>
            </w:r>
          </w:p>
        </w:tc>
      </w:tr>
      <w:tr w:rsidR="00F13D56" w:rsidRPr="00F9181E" w14:paraId="3AF84D18" w14:textId="77777777" w:rsidTr="00695BB6">
        <w:trPr>
          <w:cnfStyle w:val="000000100000" w:firstRow="0" w:lastRow="0" w:firstColumn="0" w:lastColumn="0" w:oddVBand="0" w:evenVBand="0" w:oddHBand="1" w:evenHBand="0" w:firstRowFirstColumn="0" w:firstRowLastColumn="0" w:lastRowFirstColumn="0" w:lastRowLastColumn="0"/>
        </w:trPr>
        <w:tc>
          <w:tcPr>
            <w:tcW w:w="1280" w:type="dxa"/>
          </w:tcPr>
          <w:p w14:paraId="718F2F31" w14:textId="77777777" w:rsidR="00F13D56" w:rsidRDefault="00F13D56" w:rsidP="00DF3331">
            <w:r>
              <w:t>08.03.2012</w:t>
            </w:r>
          </w:p>
        </w:tc>
        <w:tc>
          <w:tcPr>
            <w:tcW w:w="993" w:type="dxa"/>
          </w:tcPr>
          <w:p w14:paraId="1D124CF6" w14:textId="77777777" w:rsidR="00F13D56" w:rsidRDefault="006A77EE" w:rsidP="00DF3331">
            <w:r>
              <w:t>1.4</w:t>
            </w:r>
          </w:p>
        </w:tc>
        <w:tc>
          <w:tcPr>
            <w:tcW w:w="4674" w:type="dxa"/>
          </w:tcPr>
          <w:p w14:paraId="621F2B0B" w14:textId="77777777" w:rsidR="00F13D56" w:rsidRPr="0022501B" w:rsidRDefault="006A77EE" w:rsidP="0022501B">
            <w:pPr>
              <w:rPr>
                <w:lang w:val="en-US"/>
              </w:rPr>
            </w:pPr>
            <w:r w:rsidRPr="0022501B">
              <w:rPr>
                <w:lang w:val="en-US"/>
              </w:rPr>
              <w:t>Befragung</w:t>
            </w:r>
            <w:r w:rsidR="007424FB" w:rsidRPr="0022501B">
              <w:rPr>
                <w:lang w:val="en-US"/>
              </w:rPr>
              <w:t xml:space="preserve">, </w:t>
            </w:r>
            <w:r w:rsidR="0022501B" w:rsidRPr="0022501B">
              <w:rPr>
                <w:lang w:val="en-US"/>
              </w:rPr>
              <w:t>Review</w:t>
            </w:r>
            <w:r w:rsidR="00FC7011" w:rsidRPr="0022501B">
              <w:rPr>
                <w:lang w:val="en-US"/>
              </w:rPr>
              <w:t xml:space="preserve"> </w:t>
            </w:r>
            <w:r w:rsidR="007424FB" w:rsidRPr="0022501B">
              <w:rPr>
                <w:lang w:val="en-US"/>
              </w:rPr>
              <w:t>Testsetup</w:t>
            </w:r>
            <w:r w:rsidR="002A32D0" w:rsidRPr="0022501B">
              <w:rPr>
                <w:lang w:val="en-US"/>
              </w:rPr>
              <w:t>, Review Passanten</w:t>
            </w:r>
            <w:r w:rsidR="0022501B">
              <w:rPr>
                <w:lang w:val="en-US"/>
              </w:rPr>
              <w:t xml:space="preserve"> A</w:t>
            </w:r>
            <w:r w:rsidR="002A32D0" w:rsidRPr="0022501B">
              <w:rPr>
                <w:lang w:val="en-US"/>
              </w:rPr>
              <w:t>nalyse</w:t>
            </w:r>
          </w:p>
        </w:tc>
        <w:tc>
          <w:tcPr>
            <w:tcW w:w="2303" w:type="dxa"/>
          </w:tcPr>
          <w:p w14:paraId="60C32F3E" w14:textId="77777777" w:rsidR="00F13D56" w:rsidRDefault="006A77EE" w:rsidP="00DF3331">
            <w:r>
              <w:t>DT</w:t>
            </w:r>
          </w:p>
        </w:tc>
      </w:tr>
      <w:tr w:rsidR="00043479" w:rsidRPr="00F9181E" w14:paraId="7FE30CB5" w14:textId="77777777" w:rsidTr="00DF3331">
        <w:trPr>
          <w:cnfStyle w:val="000000010000" w:firstRow="0" w:lastRow="0" w:firstColumn="0" w:lastColumn="0" w:oddVBand="0" w:evenVBand="0" w:oddHBand="0" w:evenHBand="1" w:firstRowFirstColumn="0" w:firstRowLastColumn="0" w:lastRowFirstColumn="0" w:lastRowLastColumn="0"/>
        </w:trPr>
        <w:tc>
          <w:tcPr>
            <w:tcW w:w="1280" w:type="dxa"/>
          </w:tcPr>
          <w:p w14:paraId="62B256F3" w14:textId="77777777" w:rsidR="00043479" w:rsidRDefault="00043479" w:rsidP="00DF3331">
            <w:r>
              <w:t>09.03.2012</w:t>
            </w:r>
          </w:p>
        </w:tc>
        <w:tc>
          <w:tcPr>
            <w:tcW w:w="993" w:type="dxa"/>
          </w:tcPr>
          <w:p w14:paraId="6EBEA22F" w14:textId="77777777" w:rsidR="00043479" w:rsidRDefault="00043479" w:rsidP="00DF3331">
            <w:r>
              <w:t>1.5</w:t>
            </w:r>
          </w:p>
        </w:tc>
        <w:tc>
          <w:tcPr>
            <w:tcW w:w="4674" w:type="dxa"/>
          </w:tcPr>
          <w:p w14:paraId="2260D339" w14:textId="77777777"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Review Befragung</w:t>
            </w:r>
          </w:p>
        </w:tc>
        <w:tc>
          <w:tcPr>
            <w:tcW w:w="2303" w:type="dxa"/>
          </w:tcPr>
          <w:p w14:paraId="7793E5C7" w14:textId="77777777" w:rsidR="00043479" w:rsidRDefault="00043479" w:rsidP="00DF3331">
            <w:r>
              <w:t>CH</w:t>
            </w:r>
          </w:p>
        </w:tc>
      </w:tr>
      <w:tr w:rsidR="00971195" w:rsidRPr="00F9181E" w14:paraId="721F59D3" w14:textId="77777777" w:rsidTr="00695BB6">
        <w:trPr>
          <w:cnfStyle w:val="000000100000" w:firstRow="0" w:lastRow="0" w:firstColumn="0" w:lastColumn="0" w:oddVBand="0" w:evenVBand="0" w:oddHBand="1" w:evenHBand="0" w:firstRowFirstColumn="0" w:firstRowLastColumn="0" w:lastRowFirstColumn="0" w:lastRowLastColumn="0"/>
        </w:trPr>
        <w:tc>
          <w:tcPr>
            <w:tcW w:w="1280" w:type="dxa"/>
          </w:tcPr>
          <w:p w14:paraId="446B810D" w14:textId="77777777" w:rsidR="00971195" w:rsidRDefault="00043479" w:rsidP="00DF3331">
            <w:r>
              <w:t>13</w:t>
            </w:r>
            <w:r w:rsidR="00971195">
              <w:t>.03.2012</w:t>
            </w:r>
          </w:p>
        </w:tc>
        <w:tc>
          <w:tcPr>
            <w:tcW w:w="993" w:type="dxa"/>
          </w:tcPr>
          <w:p w14:paraId="6B42AEF4" w14:textId="77777777" w:rsidR="00971195" w:rsidRDefault="00043479" w:rsidP="00DF3331">
            <w:r>
              <w:t>1.6</w:t>
            </w:r>
          </w:p>
        </w:tc>
        <w:tc>
          <w:tcPr>
            <w:tcW w:w="4674" w:type="dxa"/>
          </w:tcPr>
          <w:p w14:paraId="783EC1AB" w14:textId="77777777"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14:paraId="1A98C737" w14:textId="77777777" w:rsidR="00971195" w:rsidRDefault="00043479" w:rsidP="00DF3331">
            <w:r>
              <w:t>DT</w:t>
            </w:r>
          </w:p>
        </w:tc>
      </w:tr>
      <w:tr w:rsidR="008D093B" w:rsidRPr="00F9181E" w14:paraId="2461ED0E" w14:textId="77777777" w:rsidTr="00695BB6">
        <w:trPr>
          <w:cnfStyle w:val="000000010000" w:firstRow="0" w:lastRow="0" w:firstColumn="0" w:lastColumn="0" w:oddVBand="0" w:evenVBand="0" w:oddHBand="0" w:evenHBand="1" w:firstRowFirstColumn="0" w:firstRowLastColumn="0" w:lastRowFirstColumn="0" w:lastRowLastColumn="0"/>
        </w:trPr>
        <w:tc>
          <w:tcPr>
            <w:tcW w:w="1280" w:type="dxa"/>
          </w:tcPr>
          <w:p w14:paraId="37C5F37B" w14:textId="77777777" w:rsidR="008D093B" w:rsidRDefault="008D093B" w:rsidP="00DF3331">
            <w:r>
              <w:t>13.03.2012</w:t>
            </w:r>
          </w:p>
        </w:tc>
        <w:tc>
          <w:tcPr>
            <w:tcW w:w="993" w:type="dxa"/>
          </w:tcPr>
          <w:p w14:paraId="401A8B07" w14:textId="77777777" w:rsidR="008D093B" w:rsidRDefault="008D093B" w:rsidP="00DF3331">
            <w:r>
              <w:t>1.7</w:t>
            </w:r>
          </w:p>
        </w:tc>
        <w:tc>
          <w:tcPr>
            <w:tcW w:w="4674" w:type="dxa"/>
          </w:tcPr>
          <w:p w14:paraId="5554611C" w14:textId="77777777" w:rsidR="008D093B" w:rsidRPr="008D093B" w:rsidRDefault="008D093B" w:rsidP="00043479">
            <w:r w:rsidRPr="008D093B">
              <w:t>Personas und Szenarien Peter Posterleser</w:t>
            </w:r>
            <w:r>
              <w:t xml:space="preserve"> und Erich Eventbesucher</w:t>
            </w:r>
          </w:p>
        </w:tc>
        <w:tc>
          <w:tcPr>
            <w:tcW w:w="2303" w:type="dxa"/>
          </w:tcPr>
          <w:p w14:paraId="211E59A6" w14:textId="77777777" w:rsidR="008D093B" w:rsidRDefault="008D093B" w:rsidP="00DF3331">
            <w:r>
              <w:t>CH</w:t>
            </w:r>
          </w:p>
        </w:tc>
      </w:tr>
      <w:tr w:rsidR="008D093B" w:rsidRPr="00F9181E" w14:paraId="11A83BD5" w14:textId="77777777" w:rsidTr="00695BB6">
        <w:trPr>
          <w:cnfStyle w:val="000000100000" w:firstRow="0" w:lastRow="0" w:firstColumn="0" w:lastColumn="0" w:oddVBand="0" w:evenVBand="0" w:oddHBand="1" w:evenHBand="0" w:firstRowFirstColumn="0" w:firstRowLastColumn="0" w:lastRowFirstColumn="0" w:lastRowLastColumn="0"/>
        </w:trPr>
        <w:tc>
          <w:tcPr>
            <w:tcW w:w="1280" w:type="dxa"/>
          </w:tcPr>
          <w:p w14:paraId="5BCFEAF5" w14:textId="77777777" w:rsidR="008D093B" w:rsidRDefault="008D093B" w:rsidP="00DF3331">
            <w:r>
              <w:t>13.03.2012</w:t>
            </w:r>
          </w:p>
        </w:tc>
        <w:tc>
          <w:tcPr>
            <w:tcW w:w="993" w:type="dxa"/>
          </w:tcPr>
          <w:p w14:paraId="52758DAC" w14:textId="77777777" w:rsidR="008D093B" w:rsidRDefault="008D093B" w:rsidP="00DF3331">
            <w:r>
              <w:t>1.8</w:t>
            </w:r>
          </w:p>
        </w:tc>
        <w:tc>
          <w:tcPr>
            <w:tcW w:w="4674" w:type="dxa"/>
          </w:tcPr>
          <w:p w14:paraId="02C8E311" w14:textId="77777777" w:rsidR="008D093B" w:rsidRPr="008D093B" w:rsidRDefault="008D093B" w:rsidP="00043479">
            <w:r>
              <w:t>Persona Noemi Nichtinteressiert, Szenarien Noemi Nichtinteressiert</w:t>
            </w:r>
          </w:p>
        </w:tc>
        <w:tc>
          <w:tcPr>
            <w:tcW w:w="2303" w:type="dxa"/>
          </w:tcPr>
          <w:p w14:paraId="6FBBC602" w14:textId="77777777" w:rsidR="008D093B" w:rsidRDefault="008D093B" w:rsidP="00DF3331">
            <w:r>
              <w:t>DT</w:t>
            </w:r>
          </w:p>
        </w:tc>
      </w:tr>
      <w:tr w:rsidR="00587539" w:rsidRPr="00F9181E" w14:paraId="14D2B481" w14:textId="77777777" w:rsidTr="00EB2B5B">
        <w:trPr>
          <w:cnfStyle w:val="000000010000" w:firstRow="0" w:lastRow="0" w:firstColumn="0" w:lastColumn="0" w:oddVBand="0" w:evenVBand="0" w:oddHBand="0" w:evenHBand="1" w:firstRowFirstColumn="0" w:firstRowLastColumn="0" w:lastRowFirstColumn="0" w:lastRowLastColumn="0"/>
        </w:trPr>
        <w:tc>
          <w:tcPr>
            <w:tcW w:w="1280" w:type="dxa"/>
          </w:tcPr>
          <w:p w14:paraId="7E0C2395" w14:textId="77777777" w:rsidR="00587539" w:rsidRDefault="00587539" w:rsidP="00EB2B5B">
            <w:r>
              <w:t>14.03.2012</w:t>
            </w:r>
          </w:p>
        </w:tc>
        <w:tc>
          <w:tcPr>
            <w:tcW w:w="993" w:type="dxa"/>
          </w:tcPr>
          <w:p w14:paraId="32BDF6BA" w14:textId="77777777" w:rsidR="00587539" w:rsidRDefault="00587539" w:rsidP="00EB2B5B">
            <w:r>
              <w:t>1.9</w:t>
            </w:r>
          </w:p>
        </w:tc>
        <w:tc>
          <w:tcPr>
            <w:tcW w:w="4674" w:type="dxa"/>
          </w:tcPr>
          <w:p w14:paraId="3CAF111E" w14:textId="77777777" w:rsidR="00587539" w:rsidRDefault="00587539" w:rsidP="00EB2B5B">
            <w:r>
              <w:t>Review</w:t>
            </w:r>
          </w:p>
        </w:tc>
        <w:tc>
          <w:tcPr>
            <w:tcW w:w="2303" w:type="dxa"/>
          </w:tcPr>
          <w:p w14:paraId="233073AF" w14:textId="77777777" w:rsidR="00587539" w:rsidRDefault="00587539" w:rsidP="00EB2B5B">
            <w:r>
              <w:t>CH</w:t>
            </w:r>
          </w:p>
        </w:tc>
      </w:tr>
      <w:tr w:rsidR="0096622B" w:rsidRPr="00F9181E" w14:paraId="2F282C85" w14:textId="77777777" w:rsidTr="000F02BA">
        <w:trPr>
          <w:cnfStyle w:val="000000100000" w:firstRow="0" w:lastRow="0" w:firstColumn="0" w:lastColumn="0" w:oddVBand="0" w:evenVBand="0" w:oddHBand="1" w:evenHBand="0" w:firstRowFirstColumn="0" w:firstRowLastColumn="0" w:lastRowFirstColumn="0" w:lastRowLastColumn="0"/>
        </w:trPr>
        <w:tc>
          <w:tcPr>
            <w:tcW w:w="1280" w:type="dxa"/>
          </w:tcPr>
          <w:p w14:paraId="7263679E" w14:textId="77777777" w:rsidR="0096622B" w:rsidRDefault="0096622B" w:rsidP="000F02BA">
            <w:r>
              <w:t>14.03.2012</w:t>
            </w:r>
          </w:p>
        </w:tc>
        <w:tc>
          <w:tcPr>
            <w:tcW w:w="993" w:type="dxa"/>
          </w:tcPr>
          <w:p w14:paraId="6A8AFF6C" w14:textId="77777777" w:rsidR="0096622B" w:rsidRDefault="0096622B" w:rsidP="000F02BA">
            <w:r>
              <w:t>1.10</w:t>
            </w:r>
          </w:p>
        </w:tc>
        <w:tc>
          <w:tcPr>
            <w:tcW w:w="4674" w:type="dxa"/>
          </w:tcPr>
          <w:p w14:paraId="7175C925" w14:textId="77777777" w:rsidR="0096622B" w:rsidRDefault="0096622B" w:rsidP="000F02BA">
            <w:r>
              <w:t>Review Personas und Szenarien</w:t>
            </w:r>
          </w:p>
        </w:tc>
        <w:tc>
          <w:tcPr>
            <w:tcW w:w="2303" w:type="dxa"/>
          </w:tcPr>
          <w:p w14:paraId="4EB27465" w14:textId="77777777" w:rsidR="0096622B" w:rsidRDefault="0096622B" w:rsidP="000F02BA">
            <w:r>
              <w:t>DT</w:t>
            </w:r>
          </w:p>
        </w:tc>
      </w:tr>
      <w:tr w:rsidR="000C268D" w:rsidRPr="00F9181E" w14:paraId="61BFC3F1" w14:textId="77777777" w:rsidTr="00695BB6">
        <w:trPr>
          <w:cnfStyle w:val="000000010000" w:firstRow="0" w:lastRow="0" w:firstColumn="0" w:lastColumn="0" w:oddVBand="0" w:evenVBand="0" w:oddHBand="0" w:evenHBand="1" w:firstRowFirstColumn="0" w:firstRowLastColumn="0" w:lastRowFirstColumn="0" w:lastRowLastColumn="0"/>
        </w:trPr>
        <w:tc>
          <w:tcPr>
            <w:tcW w:w="1280" w:type="dxa"/>
          </w:tcPr>
          <w:p w14:paraId="3340BE63" w14:textId="77777777" w:rsidR="000C268D" w:rsidRDefault="0096622B" w:rsidP="00DF3331">
            <w:r>
              <w:t>19</w:t>
            </w:r>
            <w:r w:rsidR="000C268D">
              <w:t>.03.2012</w:t>
            </w:r>
          </w:p>
        </w:tc>
        <w:tc>
          <w:tcPr>
            <w:tcW w:w="993" w:type="dxa"/>
          </w:tcPr>
          <w:p w14:paraId="55D4AE29" w14:textId="77777777" w:rsidR="000C268D" w:rsidRDefault="000C268D" w:rsidP="00587539">
            <w:r>
              <w:t>1.</w:t>
            </w:r>
            <w:r w:rsidR="0096622B">
              <w:t>11</w:t>
            </w:r>
          </w:p>
        </w:tc>
        <w:tc>
          <w:tcPr>
            <w:tcW w:w="4674" w:type="dxa"/>
          </w:tcPr>
          <w:p w14:paraId="5B2A3EB3" w14:textId="77777777" w:rsidR="000C268D" w:rsidRDefault="0096622B" w:rsidP="0096622B">
            <w:r>
              <w:t>Ergänzung der Einführung zu den Personas mit Rollen</w:t>
            </w:r>
          </w:p>
        </w:tc>
        <w:tc>
          <w:tcPr>
            <w:tcW w:w="2303" w:type="dxa"/>
          </w:tcPr>
          <w:p w14:paraId="7EB430C4" w14:textId="77777777" w:rsidR="000C268D" w:rsidRDefault="00587539" w:rsidP="00DF3331">
            <w:r>
              <w:t>DT</w:t>
            </w:r>
          </w:p>
        </w:tc>
      </w:tr>
    </w:tbl>
    <w:p w14:paraId="14CCCE65" w14:textId="77777777" w:rsidR="009562ED" w:rsidRDefault="009562ED" w:rsidP="009562ED"/>
    <w:p w14:paraId="1016A401" w14:textId="77777777" w:rsidR="009562ED" w:rsidRDefault="009562ED">
      <w:pPr>
        <w:rPr>
          <w:rFonts w:asciiTheme="majorHAnsi" w:hAnsiTheme="majorHAnsi"/>
          <w:b/>
          <w:color w:val="FFFFFF" w:themeColor="background1"/>
          <w:spacing w:val="15"/>
          <w:sz w:val="24"/>
          <w:szCs w:val="22"/>
        </w:rPr>
      </w:pPr>
      <w:r>
        <w:br w:type="page"/>
      </w:r>
    </w:p>
    <w:p w14:paraId="4F9E6D64" w14:textId="77777777" w:rsidR="00402E1C" w:rsidRDefault="00AF111F" w:rsidP="00402E1C">
      <w:pPr>
        <w:pStyle w:val="Heading2"/>
      </w:pPr>
      <w:r>
        <w:lastRenderedPageBreak/>
        <w:t>Vision</w:t>
      </w:r>
    </w:p>
    <w:p w14:paraId="0BD7638F" w14:textId="77777777" w:rsidR="00837E80" w:rsidRDefault="00623750" w:rsidP="00623750">
      <w:r>
        <w:t xml:space="preserve">Zurzeit studieren rund 1200 Personen an der Hochschule für Technik Rapperswil (HSR). Im letzten Semester  der Ausbildung müssen </w:t>
      </w:r>
      <w:r w:rsidR="00E32704">
        <w:t xml:space="preserve">sich </w:t>
      </w:r>
      <w:r>
        <w:t xml:space="preserve">die Studierenden mit der Bachelor- oder Masterarbeit befassen. </w:t>
      </w:r>
      <w:r w:rsidR="00E32704">
        <w:t>Die</w:t>
      </w:r>
      <w:r>
        <w:t xml:space="preserve"> Resultate</w:t>
      </w:r>
      <w:r w:rsidR="00E32704">
        <w:t xml:space="preserve"> dieser Arbeiten</w:t>
      </w:r>
      <w:r>
        <w:t xml:space="preserve"> werden einerseits in einem Bericht und andererseits mit einem Poster festgehalten. Die Poster werden zu Beginn des darauf folgenden Semesters </w:t>
      </w:r>
      <w:r w:rsidRPr="00E64ABB">
        <w:rPr>
          <w:strike/>
        </w:rPr>
        <w:t>für 3 Wochen (?)</w:t>
      </w:r>
      <w:r>
        <w:t xml:space="preserve"> ausgestellt. </w:t>
      </w:r>
    </w:p>
    <w:p w14:paraId="61130A56" w14:textId="77777777" w:rsidR="00623750" w:rsidRDefault="00904157" w:rsidP="00623750">
      <w:r>
        <w:t>Die Ausstellung verteilt sich über mehrere Gebäude. Die Studierenden suchen aber nicht</w:t>
      </w:r>
      <w:r w:rsidR="00B541BC">
        <w:t xml:space="preserve"> alle</w:t>
      </w:r>
      <w:r>
        <w:t xml:space="preserve"> Gebäude gleich häufig auf</w:t>
      </w:r>
      <w:r w:rsidR="00837E80">
        <w:t>. D</w:t>
      </w:r>
      <w:r w:rsidR="00623750">
        <w:t>ie</w:t>
      </w:r>
      <w:r w:rsidR="00253EF6">
        <w:t xml:space="preserve"> Bachelor- und Masterp</w:t>
      </w:r>
      <w:r w:rsidR="00623750">
        <w:t>oster des Studienganges Informatik</w:t>
      </w:r>
      <w:r w:rsidR="00837E80">
        <w:t xml:space="preserve"> werden beispielsweise </w:t>
      </w:r>
      <w:r w:rsidR="00623750">
        <w:t xml:space="preserve">im Gebäude 6 (siehe </w:t>
      </w:r>
      <w:r w:rsidR="00623750">
        <w:fldChar w:fldCharType="begin"/>
      </w:r>
      <w:r w:rsidR="00623750">
        <w:instrText xml:space="preserve"> REF _Ref318973523 \r \h </w:instrText>
      </w:r>
      <w:r w:rsidR="00623750">
        <w:fldChar w:fldCharType="separate"/>
      </w:r>
      <w:r w:rsidR="00623750">
        <w:t>I.3</w:t>
      </w:r>
      <w:r w:rsidR="00623750">
        <w:fldChar w:fldCharType="end"/>
      </w:r>
      <w:r w:rsidR="00623750">
        <w:t xml:space="preserve"> </w:t>
      </w:r>
      <w:r w:rsidR="00623750">
        <w:fldChar w:fldCharType="begin"/>
      </w:r>
      <w:r w:rsidR="00623750">
        <w:instrText xml:space="preserve"> REF _Ref318973523 \h </w:instrText>
      </w:r>
      <w:r w:rsidR="00623750">
        <w:fldChar w:fldCharType="separate"/>
      </w:r>
      <w:r w:rsidR="00623750">
        <w:t>Gebäude der HSR</w:t>
      </w:r>
      <w:r w:rsidR="00623750">
        <w:fldChar w:fldCharType="end"/>
      </w:r>
      <w:r w:rsidR="00623750">
        <w:t>) ausgestellt</w:t>
      </w:r>
      <w:r w:rsidR="00837E80">
        <w:t>. Dieses Gebäude wird</w:t>
      </w:r>
      <w:r w:rsidR="00623750">
        <w:t xml:space="preserve"> aber sehr selten für den Unterricht eines </w:t>
      </w:r>
      <w:r w:rsidR="00837E80">
        <w:t xml:space="preserve">Informatikmoduls </w:t>
      </w:r>
      <w:r w:rsidR="00623750">
        <w:t>genutzt. So ist davon auszugehen, dass einige</w:t>
      </w:r>
      <w:r w:rsidR="002849C8">
        <w:t>n</w:t>
      </w:r>
      <w:r w:rsidR="00623750">
        <w:t xml:space="preserve"> </w:t>
      </w:r>
      <w:r w:rsidR="00837E80">
        <w:t xml:space="preserve">der ausgestellten </w:t>
      </w:r>
      <w:r w:rsidR="00623750">
        <w:t xml:space="preserve">Arbeiten keine allzu grosse Aufmerksamkeit </w:t>
      </w:r>
      <w:r w:rsidR="002849C8">
        <w:t>geschenkt wird</w:t>
      </w:r>
      <w:r w:rsidR="00623750">
        <w:t xml:space="preserve">. Zusätzlich stellt sich bei der Informatik das Problem, dass es sich zwar um einen grossen Studiengang handelt, dies von aussen aber nicht ersichtlich ist. Während andere Studiengänge regelmässig auch andere Arbeiten ausstellen ist dies bei der Informatik nicht der Fall. </w:t>
      </w:r>
      <w:r w:rsidR="00623750" w:rsidRPr="00E64ABB">
        <w:rPr>
          <w:strike/>
        </w:rPr>
        <w:t>Wie können nun einerseits die Arbeiten attraktiver präsentiert und gleichzeitig die Informatik besser gegen aussen repräsentiert werden?</w:t>
      </w:r>
    </w:p>
    <w:p w14:paraId="32807795" w14:textId="77777777" w:rsidR="00623750" w:rsidRDefault="00623750" w:rsidP="00623750">
      <w:r>
        <w:t>Um diese Aufgabe zu bewältigen</w:t>
      </w:r>
      <w:r w:rsidR="002849C8">
        <w:t>,</w:t>
      </w:r>
      <w:r>
        <w:t xml:space="preserve"> hat sich die HSR dazu entschieden</w:t>
      </w:r>
      <w:r w:rsidR="002849C8">
        <w:t>,</w:t>
      </w:r>
      <w:r>
        <w:t xml:space="preserve"> eine interaktive Video Wall im Eingangsbereich des Gebäudes 4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rsidR="00DF6C06">
        <w:t>) aufzustellen. Dieses Gebäude</w:t>
      </w:r>
      <w:r>
        <w:t xml:space="preserve"> ist ein attraktiver Standort, da sich dort die </w:t>
      </w:r>
      <w:r w:rsidR="00532F95">
        <w:t>Mensa</w:t>
      </w:r>
      <w:r>
        <w:t xml:space="preserve">, der Empfang und die Aula befinden. </w:t>
      </w:r>
      <w:r w:rsidR="00AB1284">
        <w:t>Daher</w:t>
      </w:r>
      <w:r w:rsidR="004C6767">
        <w:t xml:space="preserve"> herrscht</w:t>
      </w:r>
      <w:r>
        <w:t xml:space="preserve"> dort ein konstanter Fluss an Personen</w:t>
      </w:r>
      <w:r w:rsidR="00532F95">
        <w:t>,</w:t>
      </w:r>
      <w:r>
        <w:t xml:space="preserve"> die das Gebäude betreten oder wieder ver</w:t>
      </w:r>
      <w:r w:rsidR="00AB1284">
        <w:t>lassen. Um an</w:t>
      </w:r>
      <w:r w:rsidR="00532F95">
        <w:t xml:space="preserve"> die erwähnten Orte</w:t>
      </w:r>
      <w:r>
        <w:t xml:space="preserve"> </w:t>
      </w:r>
      <w:r w:rsidR="00532F95">
        <w:t>zu</w:t>
      </w:r>
      <w:r w:rsidR="00AB1284">
        <w:t xml:space="preserve"> gelangen</w:t>
      </w:r>
      <w:r w:rsidR="00532F95">
        <w:t>, muss der</w:t>
      </w:r>
      <w:r>
        <w:t xml:space="preserve"> Eingangsbereich, welcher ein </w:t>
      </w:r>
      <w:ins w:id="2" w:author="Markus Stolze" w:date="2012-03-21T16:33:00Z">
        <w:r w:rsidR="00E64ABB">
          <w:t>relativ breiter</w:t>
        </w:r>
      </w:ins>
      <w:r>
        <w:t xml:space="preserve"> Gang ist, passier</w:t>
      </w:r>
      <w:r w:rsidR="00532F95">
        <w:t>t werden</w:t>
      </w:r>
      <w:r>
        <w:t xml:space="preserve">. </w:t>
      </w:r>
      <w:r w:rsidR="00AB1284">
        <w:t>Aus diesem Grund ist dieser Bereich</w:t>
      </w:r>
      <w:r w:rsidR="00DF6C06">
        <w:t xml:space="preserve"> der ideale</w:t>
      </w:r>
      <w:r>
        <w:t xml:space="preserve"> Ort, um die Video Wall aufzustellen.</w:t>
      </w:r>
    </w:p>
    <w:p w14:paraId="05787004" w14:textId="77777777" w:rsidR="00623750" w:rsidRDefault="00623750" w:rsidP="00623750">
      <w:r>
        <w:t xml:space="preserve">Die imposante Grösse der Video Wall soll diese für die </w:t>
      </w:r>
      <w:r w:rsidR="00DF6C06">
        <w:t>Passanten</w:t>
      </w:r>
      <w:r>
        <w:t xml:space="preserve"> unübersehbar machen und</w:t>
      </w:r>
      <w:r w:rsidR="00DF6C06">
        <w:t xml:space="preserve"> deren</w:t>
      </w:r>
      <w:r>
        <w:t xml:space="preserve"> Neugier </w:t>
      </w:r>
      <w:del w:id="3" w:author="Markus Stolze" w:date="2012-03-21T16:34:00Z">
        <w:r w:rsidDel="00E64ABB">
          <w:delText>er</w:delText>
        </w:r>
      </w:del>
      <w:r>
        <w:t xml:space="preserve">wecken. Der Nutzer kann über </w:t>
      </w:r>
      <w:commentRangeStart w:id="4"/>
      <w:r>
        <w:t xml:space="preserve">Kinect </w:t>
      </w:r>
      <w:commentRangeEnd w:id="4"/>
      <w:r w:rsidR="00E64ABB">
        <w:rPr>
          <w:rStyle w:val="CommentReference"/>
        </w:rPr>
        <w:commentReference w:id="4"/>
      </w:r>
      <w:r>
        <w:t>mit der Video Wall interagieren</w:t>
      </w:r>
      <w:r w:rsidR="00DF6C06">
        <w:t>, d</w:t>
      </w:r>
      <w:r>
        <w:t xml:space="preserve">adurch entfallen </w:t>
      </w:r>
      <w:r w:rsidR="00DF6C06">
        <w:t>Eingabegeräte</w:t>
      </w:r>
      <w:r>
        <w:t xml:space="preserve"> wie </w:t>
      </w:r>
      <w:r w:rsidR="00DF6C06">
        <w:t>Tastatur oder Maus komplett. Auf</w:t>
      </w:r>
      <w:r w:rsidR="00B3260D">
        <w:t xml:space="preserve"> der</w:t>
      </w:r>
      <w:r>
        <w:t xml:space="preserve"> Wand </w:t>
      </w:r>
      <w:r w:rsidR="00B3260D">
        <w:t xml:space="preserve">werden </w:t>
      </w:r>
      <w:r>
        <w:t xml:space="preserve">die Bachelor- und Masterposter </w:t>
      </w:r>
      <w:r w:rsidR="00B3260D">
        <w:t>präsentiert</w:t>
      </w:r>
      <w:r>
        <w:t xml:space="preserve">, die damit keiner zeitlich begrenzten Ausstellungsdauer mehr unterliegen. Die Video Wall soll das Lesen der Poster interaktiver und spielerischer gestalten </w:t>
      </w:r>
      <w:r w:rsidR="00B3260D">
        <w:t>und dadurch das Interesse an den</w:t>
      </w:r>
      <w:r>
        <w:t xml:space="preserve"> Arbeiten fördern. Wichtig ist </w:t>
      </w:r>
      <w:r w:rsidR="00850ED6">
        <w:t>dabei</w:t>
      </w:r>
      <w:ins w:id="5" w:author="Markus Stolze" w:date="2012-03-21T16:36:00Z">
        <w:r w:rsidR="00C158DE">
          <w:t>, dass die Wand bei Nutzern Interesse f</w:t>
        </w:r>
      </w:ins>
      <w:ins w:id="6" w:author="Markus Stolze" w:date="2012-03-21T16:37:00Z">
        <w:r w:rsidR="00C158DE">
          <w:t xml:space="preserve">ür eine häufige </w:t>
        </w:r>
      </w:ins>
      <w:ins w:id="7" w:author="Markus Stolze" w:date="2012-03-21T16:38:00Z">
        <w:r w:rsidR="00C158DE">
          <w:t xml:space="preserve">und wiederkehrende </w:t>
        </w:r>
      </w:ins>
      <w:ins w:id="8" w:author="Markus Stolze" w:date="2012-03-21T16:37:00Z">
        <w:r w:rsidR="00C158DE">
          <w:t>Nutzung</w:t>
        </w:r>
      </w:ins>
      <w:ins w:id="9" w:author="Markus Stolze" w:date="2012-03-21T16:38:00Z">
        <w:r w:rsidR="00C158DE">
          <w:t xml:space="preserve"> </w:t>
        </w:r>
      </w:ins>
      <w:ins w:id="10" w:author="Markus Stolze" w:date="2012-03-21T16:39:00Z">
        <w:r w:rsidR="00C158DE">
          <w:t>erzeugt.</w:t>
        </w:r>
      </w:ins>
      <w:del w:id="11" w:author="Markus Stolze" w:date="2012-03-21T16:39:00Z">
        <w:r w:rsidDel="00C158DE">
          <w:delText xml:space="preserve"> die Nutzer dazu zu motivieren, die Wand nachhaltig </w:delText>
        </w:r>
        <w:r w:rsidR="00B3260D" w:rsidDel="00C158DE">
          <w:delText>zu benutzen</w:delText>
        </w:r>
        <w:r w:rsidDel="00C158DE">
          <w:delText>.</w:delText>
        </w:r>
      </w:del>
      <w:r w:rsidR="00B3260D">
        <w:t xml:space="preserve"> Daher sollen neben den Postern</w:t>
      </w:r>
      <w:r>
        <w:t xml:space="preserve"> auch andere für die Besucher relevante Informationen angezeigt werden. Dies könnten beispielsweise Informationen zu Veranstaltungen, das Tagesmenu</w:t>
      </w:r>
      <w:r w:rsidR="00867A7F">
        <w:t xml:space="preserve"> der Mensa</w:t>
      </w:r>
      <w:r>
        <w:t xml:space="preserve"> oder die Wetterlage sein. Zusätzlich soll mit einem Element</w:t>
      </w:r>
      <w:r w:rsidR="00282D49">
        <w:t>, dessen Verwendung reines Vergnügen ist,</w:t>
      </w:r>
      <w:r>
        <w:t xml:space="preserve"> die Attraktivität</w:t>
      </w:r>
      <w:r w:rsidR="00282D49">
        <w:t xml:space="preserve"> der Video Wall</w:t>
      </w:r>
      <w:r>
        <w:t xml:space="preserve"> gesteigert werden</w:t>
      </w:r>
      <w:r w:rsidR="00282D49">
        <w:t>. H</w:t>
      </w:r>
      <w:r>
        <w:t xml:space="preserve">ierbei </w:t>
      </w:r>
      <w:r w:rsidR="00282D49">
        <w:t>ist der Einsatz von</w:t>
      </w:r>
      <w:r>
        <w:t xml:space="preserve"> verschiedenste</w:t>
      </w:r>
      <w:r w:rsidR="00282D49">
        <w:t>n</w:t>
      </w:r>
      <w:r>
        <w:t xml:space="preserve"> Minispiele</w:t>
      </w:r>
      <w:r w:rsidR="00282D49">
        <w:t>n</w:t>
      </w:r>
      <w:r>
        <w:t xml:space="preserve"> denkbar.</w:t>
      </w:r>
    </w:p>
    <w:p w14:paraId="786DF79B" w14:textId="77777777" w:rsidR="002761ED" w:rsidRDefault="00623750" w:rsidP="00C3308E">
      <w:r>
        <w:t>Eine zusätzliche Anforderung ist, dass jedes Semester die neu</w:t>
      </w:r>
      <w:r w:rsidR="00320CC3">
        <w:t xml:space="preserve"> erstellten</w:t>
      </w:r>
      <w:r>
        <w:t xml:space="preserve"> Poster der Applikation verfügbar gemacht werden müssen. Daher ist es wichtig, dass das System gut wartbar und über eine Administrationsoberfläche einfach bedienbar ist.</w:t>
      </w:r>
    </w:p>
    <w:p w14:paraId="2DC0F151" w14:textId="77777777" w:rsidR="00EF05C5" w:rsidRDefault="00EF05C5">
      <w:pPr>
        <w:rPr>
          <w:rFonts w:asciiTheme="majorHAnsi" w:hAnsiTheme="majorHAnsi"/>
          <w:b/>
          <w:color w:val="FFFFFF" w:themeColor="background1"/>
          <w:spacing w:val="15"/>
          <w:sz w:val="24"/>
          <w:szCs w:val="22"/>
        </w:rPr>
      </w:pPr>
      <w:bookmarkStart w:id="12" w:name="_Ref318973523"/>
      <w:r>
        <w:br w:type="page"/>
      </w:r>
    </w:p>
    <w:p w14:paraId="5DF67B94" w14:textId="77777777" w:rsidR="00D400BD" w:rsidRDefault="008A36ED" w:rsidP="00D400BD">
      <w:pPr>
        <w:pStyle w:val="Heading2"/>
      </w:pPr>
      <w:r>
        <w:lastRenderedPageBreak/>
        <w:t>Gebäude der HSR</w:t>
      </w:r>
      <w:bookmarkEnd w:id="12"/>
    </w:p>
    <w:p w14:paraId="53EFBDB9" w14:textId="77777777" w:rsidR="00D400BD" w:rsidRDefault="00D400BD" w:rsidP="008A36ED">
      <w:pPr>
        <w:pStyle w:val="ListParagraph"/>
        <w:numPr>
          <w:ilvl w:val="0"/>
          <w:numId w:val="15"/>
        </w:numPr>
        <w:ind w:firstLine="2904"/>
      </w:pPr>
      <w:r>
        <w:rPr>
          <w:noProof/>
          <w:lang w:eastAsia="de-CH"/>
        </w:rPr>
        <w:drawing>
          <wp:anchor distT="0" distB="0" distL="114300" distR="114300" simplePos="0" relativeHeight="251660288" behindDoc="1" locked="0" layoutInCell="1" allowOverlap="1" wp14:anchorId="609B10C1" wp14:editId="37DEACCE">
            <wp:simplePos x="0" y="0"/>
            <wp:positionH relativeFrom="column">
              <wp:posOffset>-3175</wp:posOffset>
            </wp:positionH>
            <wp:positionV relativeFrom="paragraph">
              <wp:posOffset>635</wp:posOffset>
            </wp:positionV>
            <wp:extent cx="2397760" cy="2391410"/>
            <wp:effectExtent l="0" t="0" r="254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10">
                      <a:extLst>
                        <a:ext uri="{28A0092B-C50C-407E-A947-70E740481C1C}">
                          <a14:useLocalDpi xmlns:a14="http://schemas.microsoft.com/office/drawing/2010/main" val="0"/>
                        </a:ext>
                      </a:extLst>
                    </a:blip>
                    <a:stretch>
                      <a:fillRect/>
                    </a:stretch>
                  </pic:blipFill>
                  <pic:spPr>
                    <a:xfrm>
                      <a:off x="0" y="0"/>
                      <a:ext cx="2397760" cy="2391410"/>
                    </a:xfrm>
                    <a:prstGeom prst="rect">
                      <a:avLst/>
                    </a:prstGeom>
                  </pic:spPr>
                </pic:pic>
              </a:graphicData>
            </a:graphic>
            <wp14:sizeRelH relativeFrom="page">
              <wp14:pctWidth>0</wp14:pctWidth>
            </wp14:sizeRelH>
            <wp14:sizeRelV relativeFrom="page">
              <wp14:pctHeight>0</wp14:pctHeight>
            </wp14:sizeRelV>
          </wp:anchor>
        </w:drawing>
      </w:r>
      <w:r>
        <w:t>Schulgebäude Mitte</w:t>
      </w:r>
    </w:p>
    <w:p w14:paraId="2F4E3DB2" w14:textId="77777777" w:rsidR="00D400BD" w:rsidRDefault="00D400BD" w:rsidP="008A36ED">
      <w:pPr>
        <w:pStyle w:val="ListParagraph"/>
        <w:numPr>
          <w:ilvl w:val="0"/>
          <w:numId w:val="15"/>
        </w:numPr>
        <w:ind w:firstLine="2904"/>
      </w:pPr>
      <w:r>
        <w:t>Laborgebäude</w:t>
      </w:r>
    </w:p>
    <w:p w14:paraId="67A1A72F" w14:textId="77777777" w:rsidR="00D400BD" w:rsidRDefault="00D400BD" w:rsidP="008A36ED">
      <w:pPr>
        <w:pStyle w:val="ListParagraph"/>
        <w:numPr>
          <w:ilvl w:val="0"/>
          <w:numId w:val="15"/>
        </w:numPr>
        <w:ind w:firstLine="2904"/>
      </w:pPr>
      <w:r>
        <w:t>Hörsaalgebäude</w:t>
      </w:r>
    </w:p>
    <w:p w14:paraId="3F97A7E4" w14:textId="77777777" w:rsidR="00D400BD" w:rsidRDefault="00D400BD" w:rsidP="008A36ED">
      <w:pPr>
        <w:pStyle w:val="ListParagraph"/>
        <w:numPr>
          <w:ilvl w:val="0"/>
          <w:numId w:val="15"/>
        </w:numPr>
        <w:ind w:firstLine="2904"/>
      </w:pPr>
      <w:r>
        <w:t>Verwaltungsgebäude / Aula /Hochschuldienste</w:t>
      </w:r>
    </w:p>
    <w:p w14:paraId="3810AC4C" w14:textId="77777777" w:rsidR="00D400BD" w:rsidRDefault="00D400BD" w:rsidP="008A36ED">
      <w:pPr>
        <w:pStyle w:val="ListParagraph"/>
        <w:numPr>
          <w:ilvl w:val="0"/>
          <w:numId w:val="15"/>
        </w:numPr>
        <w:ind w:firstLine="2904"/>
      </w:pPr>
      <w:r>
        <w:t>Foyergebäude</w:t>
      </w:r>
    </w:p>
    <w:p w14:paraId="72AEAA9C" w14:textId="77777777" w:rsidR="00D400BD" w:rsidRDefault="00D400BD" w:rsidP="008A36ED">
      <w:pPr>
        <w:pStyle w:val="ListParagraph"/>
        <w:numPr>
          <w:ilvl w:val="0"/>
          <w:numId w:val="15"/>
        </w:numPr>
        <w:ind w:firstLine="2904"/>
      </w:pPr>
      <w:r>
        <w:t>Schulgebäude See</w:t>
      </w:r>
    </w:p>
    <w:p w14:paraId="31D41C0F" w14:textId="77777777" w:rsidR="00D400BD" w:rsidRDefault="00D400BD" w:rsidP="008A36ED">
      <w:pPr>
        <w:pStyle w:val="ListParagraph"/>
        <w:numPr>
          <w:ilvl w:val="0"/>
          <w:numId w:val="15"/>
        </w:numPr>
        <w:ind w:firstLine="2904"/>
      </w:pPr>
      <w:r>
        <w:t>Pavillons</w:t>
      </w:r>
    </w:p>
    <w:p w14:paraId="314528D1" w14:textId="77777777" w:rsidR="008A36ED" w:rsidRDefault="008A36ED" w:rsidP="008A36ED"/>
    <w:p w14:paraId="453BAAB3" w14:textId="77777777" w:rsidR="008A36ED" w:rsidRDefault="008A36ED" w:rsidP="008A36ED"/>
    <w:p w14:paraId="1D106787" w14:textId="77777777" w:rsidR="008A36ED" w:rsidRDefault="008A36ED" w:rsidP="008A36ED"/>
    <w:p w14:paraId="196058FF" w14:textId="77777777" w:rsidR="008A36ED" w:rsidRDefault="008A36ED" w:rsidP="008A36ED"/>
    <w:p w14:paraId="2042F5E5" w14:textId="77777777" w:rsidR="008A36ED" w:rsidRDefault="008A36ED" w:rsidP="008A36ED"/>
    <w:p w14:paraId="43E02211" w14:textId="77777777" w:rsidR="008A36ED" w:rsidRDefault="008A36ED" w:rsidP="008A36ED"/>
    <w:p w14:paraId="0887B1C8" w14:textId="77777777" w:rsidR="008A36ED" w:rsidRDefault="008A36ED" w:rsidP="008A36ED">
      <w:pPr>
        <w:pStyle w:val="Caption"/>
      </w:pPr>
    </w:p>
    <w:p w14:paraId="58BC03B2" w14:textId="77777777" w:rsidR="008A36ED" w:rsidRPr="00D400BD" w:rsidRDefault="008A36ED" w:rsidP="008A36ED">
      <w:pPr>
        <w:pStyle w:val="Caption"/>
      </w:pPr>
      <w:r>
        <w:t xml:space="preserve">Abbildung </w:t>
      </w:r>
      <w:r w:rsidR="003F5166">
        <w:fldChar w:fldCharType="begin"/>
      </w:r>
      <w:r w:rsidR="003F5166">
        <w:instrText xml:space="preserve"> SEQ Abbildung \* ARABIC </w:instrText>
      </w:r>
      <w:r w:rsidR="003F5166">
        <w:fldChar w:fldCharType="separate"/>
      </w:r>
      <w:r w:rsidR="000E3E63">
        <w:rPr>
          <w:noProof/>
        </w:rPr>
        <w:t>1</w:t>
      </w:r>
      <w:r w:rsidR="003F5166">
        <w:rPr>
          <w:noProof/>
        </w:rPr>
        <w:fldChar w:fldCharType="end"/>
      </w:r>
      <w:r>
        <w:t xml:space="preserve"> - Gebäude der HSR</w:t>
      </w:r>
      <w:r w:rsidR="00C02122">
        <w:t xml:space="preserve">, </w:t>
      </w:r>
      <w:r w:rsidR="009562ED">
        <w:t>Bildq</w:t>
      </w:r>
      <w:r w:rsidR="00C02122">
        <w:t>uelle: www.hsr.ch</w:t>
      </w:r>
    </w:p>
    <w:p w14:paraId="3FE6ACCA" w14:textId="77777777" w:rsidR="00DC33F4" w:rsidRDefault="007B74F2" w:rsidP="007B74F2">
      <w:pPr>
        <w:pStyle w:val="Heading2"/>
      </w:pPr>
      <w:r>
        <w:t>Passanten Analyse</w:t>
      </w:r>
    </w:p>
    <w:p w14:paraId="0F7F9528" w14:textId="77777777" w:rsidR="006A77EE" w:rsidRDefault="00120E67">
      <w:r>
        <w:t>Um festzustellen</w:t>
      </w:r>
      <w:r w:rsidR="006A77EE">
        <w:t>,</w:t>
      </w:r>
      <w:r>
        <w:t xml:space="preserve"> </w:t>
      </w:r>
      <w:r w:rsidR="00B623FB">
        <w:t>mit welchem Abstand zu</w:t>
      </w:r>
      <w:r w:rsidR="00910FE6">
        <w:t xml:space="preserve"> de</w:t>
      </w:r>
      <w:r w:rsidR="00B623FB">
        <w:t xml:space="preserve">r Wand, an welcher die Video Wall befestigt werden soll, sich die Passanten bewegen, wurde eine Benutzeranalyse durchgeführt. </w:t>
      </w:r>
      <w:r w:rsidR="003D78E0">
        <w:t>Zudem konnten dadurch die verschiedenen Gruppengrössen</w:t>
      </w:r>
      <w:r w:rsidR="006A77EE">
        <w:t>, in denen sich die Passanten im Gebäude 4 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14:paraId="2C89D5DB" w14:textId="77777777"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14:paraId="7DDF5959" w14:textId="77777777" w:rsidTr="00B5526F">
        <w:trPr>
          <w:cnfStyle w:val="100000000000" w:firstRow="1" w:lastRow="0" w:firstColumn="0" w:lastColumn="0" w:oddVBand="0" w:evenVBand="0" w:oddHBand="0" w:evenHBand="0" w:firstRowFirstColumn="0" w:firstRowLastColumn="0" w:lastRowFirstColumn="0" w:lastRowLastColumn="0"/>
        </w:trPr>
        <w:tc>
          <w:tcPr>
            <w:tcW w:w="3070" w:type="dxa"/>
          </w:tcPr>
          <w:p w14:paraId="3EDE007C" w14:textId="77777777" w:rsidR="009644BA" w:rsidRDefault="009644BA">
            <w:r>
              <w:t>Datum</w:t>
            </w:r>
          </w:p>
        </w:tc>
        <w:tc>
          <w:tcPr>
            <w:tcW w:w="3071" w:type="dxa"/>
          </w:tcPr>
          <w:p w14:paraId="65C56B4A" w14:textId="77777777" w:rsidR="009644BA" w:rsidRDefault="009644BA">
            <w:r>
              <w:t>Beginn</w:t>
            </w:r>
          </w:p>
        </w:tc>
        <w:tc>
          <w:tcPr>
            <w:tcW w:w="3071" w:type="dxa"/>
          </w:tcPr>
          <w:p w14:paraId="61B1D258" w14:textId="77777777" w:rsidR="009644BA" w:rsidRDefault="009644BA">
            <w:r>
              <w:t>Ende</w:t>
            </w:r>
          </w:p>
        </w:tc>
      </w:tr>
      <w:tr w:rsidR="009644BA" w14:paraId="724124F1" w14:textId="77777777" w:rsidTr="00B5526F">
        <w:trPr>
          <w:cnfStyle w:val="000000100000" w:firstRow="0" w:lastRow="0" w:firstColumn="0" w:lastColumn="0" w:oddVBand="0" w:evenVBand="0" w:oddHBand="1" w:evenHBand="0" w:firstRowFirstColumn="0" w:firstRowLastColumn="0" w:lastRowFirstColumn="0" w:lastRowLastColumn="0"/>
        </w:trPr>
        <w:tc>
          <w:tcPr>
            <w:tcW w:w="3070" w:type="dxa"/>
          </w:tcPr>
          <w:p w14:paraId="7C73B44C" w14:textId="77777777" w:rsidR="009644BA" w:rsidRDefault="009644BA">
            <w:r>
              <w:t>28.02.2012</w:t>
            </w:r>
          </w:p>
        </w:tc>
        <w:tc>
          <w:tcPr>
            <w:tcW w:w="3071" w:type="dxa"/>
          </w:tcPr>
          <w:p w14:paraId="7DD8C94F" w14:textId="77777777" w:rsidR="009644BA" w:rsidRDefault="009644BA">
            <w:r>
              <w:t>9:28</w:t>
            </w:r>
          </w:p>
        </w:tc>
        <w:tc>
          <w:tcPr>
            <w:tcW w:w="3071" w:type="dxa"/>
          </w:tcPr>
          <w:p w14:paraId="00AFC5BA" w14:textId="77777777" w:rsidR="009644BA" w:rsidRDefault="009644BA">
            <w:r>
              <w:t>10:16</w:t>
            </w:r>
          </w:p>
        </w:tc>
      </w:tr>
      <w:tr w:rsidR="009644BA" w14:paraId="6A695C3B" w14:textId="77777777" w:rsidTr="00B5526F">
        <w:trPr>
          <w:cnfStyle w:val="000000010000" w:firstRow="0" w:lastRow="0" w:firstColumn="0" w:lastColumn="0" w:oddVBand="0" w:evenVBand="0" w:oddHBand="0" w:evenHBand="1" w:firstRowFirstColumn="0" w:firstRowLastColumn="0" w:lastRowFirstColumn="0" w:lastRowLastColumn="0"/>
        </w:trPr>
        <w:tc>
          <w:tcPr>
            <w:tcW w:w="3070" w:type="dxa"/>
          </w:tcPr>
          <w:p w14:paraId="4833307B" w14:textId="77777777" w:rsidR="009644BA" w:rsidRDefault="009644BA">
            <w:r>
              <w:t>28.02.2012</w:t>
            </w:r>
          </w:p>
        </w:tc>
        <w:tc>
          <w:tcPr>
            <w:tcW w:w="3071" w:type="dxa"/>
          </w:tcPr>
          <w:p w14:paraId="6ED7B885" w14:textId="77777777" w:rsidR="009644BA" w:rsidRDefault="009644BA">
            <w:r>
              <w:t>11:23</w:t>
            </w:r>
          </w:p>
        </w:tc>
        <w:tc>
          <w:tcPr>
            <w:tcW w:w="3071" w:type="dxa"/>
          </w:tcPr>
          <w:p w14:paraId="64CEBE5A" w14:textId="77777777" w:rsidR="009644BA" w:rsidRDefault="009644BA">
            <w:r>
              <w:t>13:10</w:t>
            </w:r>
          </w:p>
        </w:tc>
      </w:tr>
    </w:tbl>
    <w:p w14:paraId="670445F5" w14:textId="77777777" w:rsidR="006E5CF4" w:rsidRDefault="007C23DC" w:rsidP="007C23DC">
      <w:pPr>
        <w:pStyle w:val="Caption"/>
      </w:pPr>
      <w:r>
        <w:t xml:space="preserve">Tabelle </w:t>
      </w:r>
      <w:r w:rsidR="003F5166">
        <w:fldChar w:fldCharType="begin"/>
      </w:r>
      <w:r w:rsidR="003F5166">
        <w:instrText xml:space="preserve"> SEQ Tabelle \* ARABIC </w:instrText>
      </w:r>
      <w:r w:rsidR="003F5166">
        <w:fldChar w:fldCharType="separate"/>
      </w:r>
      <w:r>
        <w:rPr>
          <w:noProof/>
        </w:rPr>
        <w:t>1</w:t>
      </w:r>
      <w:r w:rsidR="003F5166">
        <w:rPr>
          <w:noProof/>
        </w:rPr>
        <w:fldChar w:fldCharType="end"/>
      </w:r>
      <w:r>
        <w:t xml:space="preserve"> </w:t>
      </w:r>
      <w:r w:rsidR="00120AEB">
        <w:t>–</w:t>
      </w:r>
      <w:r>
        <w:t xml:space="preserve"> Beobachtungszeitabschnitte</w:t>
      </w:r>
    </w:p>
    <w:p w14:paraId="29FCB1E1" w14:textId="77777777"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14:paraId="5E40D177" w14:textId="77777777" w:rsidR="004431D2" w:rsidRPr="00120AEB" w:rsidRDefault="004431D2" w:rsidP="001C50AE">
      <w:pPr>
        <w:ind w:left="709" w:hanging="709"/>
      </w:pPr>
      <w:r>
        <w:rPr>
          <w:noProof/>
          <w:lang w:eastAsia="de-CH"/>
        </w:rPr>
        <w:drawing>
          <wp:inline distT="0" distB="0" distL="0" distR="0" wp14:anchorId="74983BDD" wp14:editId="0F3D961C">
            <wp:extent cx="5486400" cy="320040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7B09C11" w14:textId="77777777" w:rsidR="006D5A74" w:rsidRDefault="006D5A74" w:rsidP="006D5A74">
      <w:pPr>
        <w:pStyle w:val="Caption"/>
      </w:pPr>
      <w:r>
        <w:lastRenderedPageBreak/>
        <w:t xml:space="preserve">Abbildung </w:t>
      </w:r>
      <w:r w:rsidR="003F5166">
        <w:fldChar w:fldCharType="begin"/>
      </w:r>
      <w:r w:rsidR="003F5166">
        <w:instrText xml:space="preserve"> SEQ Abbildung \* ARABIC </w:instrText>
      </w:r>
      <w:r w:rsidR="003F5166">
        <w:fldChar w:fldCharType="separate"/>
      </w:r>
      <w:r w:rsidR="000E3E63">
        <w:rPr>
          <w:noProof/>
        </w:rPr>
        <w:t>2</w:t>
      </w:r>
      <w:r w:rsidR="003F5166">
        <w:rPr>
          <w:noProof/>
        </w:rPr>
        <w:fldChar w:fldCharType="end"/>
      </w:r>
      <w:r>
        <w:t xml:space="preserve"> - Anzahl Personen über die Zeit</w:t>
      </w:r>
    </w:p>
    <w:p w14:paraId="4D603036" w14:textId="77777777" w:rsidR="0085280D" w:rsidRDefault="0085280D" w:rsidP="0085280D">
      <w:pPr>
        <w:pStyle w:val="Heading3"/>
      </w:pPr>
      <w:r>
        <w:t>Abstandwerte</w:t>
      </w:r>
    </w:p>
    <w:p w14:paraId="7E266127" w14:textId="77777777" w:rsidR="00426561" w:rsidRDefault="00426561" w:rsidP="00426561">
      <w:r>
        <w:t>Durch die Beobachtung konnte die Auslastung der verschiedenen Abstandszonen ausgewertet werden.</w:t>
      </w:r>
    </w:p>
    <w:p w14:paraId="216A17B2" w14:textId="77777777" w:rsidR="00426561" w:rsidRDefault="006D6B49">
      <w:commentRangeStart w:id="13"/>
      <w:r>
        <w:rPr>
          <w:noProof/>
          <w:lang w:eastAsia="de-CH"/>
        </w:rPr>
        <w:drawing>
          <wp:inline distT="0" distB="0" distL="0" distR="0" wp14:anchorId="48B4575C" wp14:editId="49883E30">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commentRangeEnd w:id="13"/>
      <w:r w:rsidR="00C158DE">
        <w:rPr>
          <w:rStyle w:val="CommentReference"/>
        </w:rPr>
        <w:commentReference w:id="13"/>
      </w:r>
    </w:p>
    <w:p w14:paraId="7E1BCB52" w14:textId="77777777" w:rsidR="00444D21" w:rsidRDefault="00444D21" w:rsidP="00444D21">
      <w:pPr>
        <w:pStyle w:val="Caption"/>
      </w:pPr>
      <w:r>
        <w:t xml:space="preserve">Abbildung </w:t>
      </w:r>
      <w:r w:rsidR="003F5166">
        <w:fldChar w:fldCharType="begin"/>
      </w:r>
      <w:r w:rsidR="003F5166">
        <w:instrText xml:space="preserve"> SEQ Abbildung \* ARABIC </w:instrText>
      </w:r>
      <w:r w:rsidR="003F5166">
        <w:fldChar w:fldCharType="separate"/>
      </w:r>
      <w:r w:rsidR="000E3E63">
        <w:rPr>
          <w:noProof/>
        </w:rPr>
        <w:t>3</w:t>
      </w:r>
      <w:r w:rsidR="003F5166">
        <w:rPr>
          <w:noProof/>
        </w:rPr>
        <w:fldChar w:fldCharType="end"/>
      </w:r>
      <w:r>
        <w:t xml:space="preserve"> - Auslastung der Abstandszonen</w:t>
      </w:r>
    </w:p>
    <w:p w14:paraId="0B5409D2" w14:textId="77777777" w:rsidR="00444D21" w:rsidRDefault="00444D21" w:rsidP="00444D21">
      <w:r>
        <w:t xml:space="preserve">Im Grundriss sind diese Werte auf der folgenden </w:t>
      </w:r>
      <w:r w:rsidR="001769F0">
        <w:fldChar w:fldCharType="begin"/>
      </w:r>
      <w:r w:rsidR="001769F0">
        <w:instrText xml:space="preserve"> REF _Ref318987794 \h </w:instrText>
      </w:r>
      <w:r w:rsidR="001769F0">
        <w:fldChar w:fldCharType="separate"/>
      </w:r>
      <w:r w:rsidR="001769F0">
        <w:t xml:space="preserve">Abbildung </w:t>
      </w:r>
      <w:r w:rsidR="001769F0">
        <w:rPr>
          <w:noProof/>
        </w:rPr>
        <w:t>4</w:t>
      </w:r>
      <w:r w:rsidR="001769F0">
        <w:t xml:space="preserve"> - Auslastung der Abstandszonen</w:t>
      </w:r>
      <w:r w:rsidR="001769F0">
        <w:rPr>
          <w:noProof/>
        </w:rPr>
        <w:t>, Grundriss Gebäude 4</w:t>
      </w:r>
      <w:r w:rsidR="001769F0">
        <w:fldChar w:fldCharType="end"/>
      </w:r>
      <w:r w:rsidR="001769F0">
        <w:t xml:space="preserve"> </w:t>
      </w:r>
      <w:r>
        <w:t>ersichtlich</w:t>
      </w:r>
      <w:r w:rsidR="001769F0">
        <w:t>.</w:t>
      </w:r>
    </w:p>
    <w:p w14:paraId="320968AC" w14:textId="77777777" w:rsidR="00077156" w:rsidRDefault="00D26F57">
      <w:commentRangeStart w:id="14"/>
      <w:r>
        <w:rPr>
          <w:noProof/>
          <w:lang w:eastAsia="de-CH"/>
        </w:rPr>
        <w:lastRenderedPageBreak/>
        <w:drawing>
          <wp:inline distT="0" distB="0" distL="0" distR="0" wp14:anchorId="0AC68225" wp14:editId="7C7B7C96">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13"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commentRangeEnd w:id="14"/>
      <w:r w:rsidR="00C158DE">
        <w:rPr>
          <w:rStyle w:val="CommentReference"/>
        </w:rPr>
        <w:commentReference w:id="14"/>
      </w:r>
    </w:p>
    <w:p w14:paraId="2E016ED8" w14:textId="77777777" w:rsidR="00FA4200" w:rsidRDefault="00D26F57" w:rsidP="00D26F57">
      <w:pPr>
        <w:pStyle w:val="Caption"/>
        <w:rPr>
          <w:noProof/>
        </w:rPr>
      </w:pPr>
      <w:bookmarkStart w:id="15" w:name="_Ref318987794"/>
      <w:r>
        <w:t xml:space="preserve">Abbildung </w:t>
      </w:r>
      <w:r w:rsidR="003F5166">
        <w:fldChar w:fldCharType="begin"/>
      </w:r>
      <w:r w:rsidR="003F5166">
        <w:instrText xml:space="preserve"> SEQ Abbildung \* ARABIC </w:instrText>
      </w:r>
      <w:r w:rsidR="003F5166">
        <w:fldChar w:fldCharType="separate"/>
      </w:r>
      <w:r w:rsidR="000E3E63">
        <w:rPr>
          <w:noProof/>
        </w:rPr>
        <w:t>4</w:t>
      </w:r>
      <w:r w:rsidR="003F5166">
        <w:rPr>
          <w:noProof/>
        </w:rPr>
        <w:fldChar w:fldCharType="end"/>
      </w:r>
      <w:r>
        <w:t xml:space="preserve"> - Auslastung der Abstandszonen</w:t>
      </w:r>
      <w:r>
        <w:rPr>
          <w:noProof/>
        </w:rPr>
        <w:t>, Grundriss Gebäude 4</w:t>
      </w:r>
      <w:bookmarkEnd w:id="15"/>
    </w:p>
    <w:p w14:paraId="08061E94" w14:textId="77777777" w:rsidR="00A46354" w:rsidRDefault="00490236" w:rsidP="00A46354">
      <w:pPr>
        <w:pStyle w:val="Heading3"/>
      </w:pPr>
      <w:r>
        <w:t>Gruppengrössen</w:t>
      </w:r>
      <w:r w:rsidR="003D2D5A" w:rsidRPr="003D2D5A">
        <w:rPr>
          <w:noProof/>
          <w:lang w:eastAsia="de-CH"/>
        </w:rPr>
        <w:t xml:space="preserve"> </w:t>
      </w:r>
    </w:p>
    <w:p w14:paraId="6DCFB987" w14:textId="77777777" w:rsidR="00A46354" w:rsidRDefault="00FE62F9" w:rsidP="00A46354">
      <w:r>
        <w:t>Folgende Gruppengrössen wurden beobachtet und</w:t>
      </w:r>
      <w:r w:rsidR="00153E6F">
        <w:t xml:space="preserve"> im folgenden Diagramm prozentual ausgewertet:</w:t>
      </w:r>
    </w:p>
    <w:p w14:paraId="550D5EDC" w14:textId="77777777"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28677AB5" wp14:editId="24DB411B">
                <wp:simplePos x="0" y="0"/>
                <wp:positionH relativeFrom="column">
                  <wp:posOffset>4214495</wp:posOffset>
                </wp:positionH>
                <wp:positionV relativeFrom="paragraph">
                  <wp:posOffset>265166</wp:posOffset>
                </wp:positionV>
                <wp:extent cx="1153160" cy="46101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461010"/>
                        </a:xfrm>
                        <a:prstGeom prst="rect">
                          <a:avLst/>
                        </a:prstGeom>
                        <a:noFill/>
                        <a:ln w="9525">
                          <a:noFill/>
                          <a:miter lim="800000"/>
                          <a:headEnd/>
                          <a:tailEnd/>
                        </a:ln>
                      </wps:spPr>
                      <wps:txbx>
                        <w:txbxContent>
                          <w:p w14:paraId="22FBDADE" w14:textId="77777777" w:rsidR="006A50FA" w:rsidRPr="0073417C" w:rsidRDefault="006A50FA"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mv="urn:schemas-microsoft-com:mac:vml" xmlns:mo="http://schemas.microsoft.com/office/mac/office/2008/main">
            <w:pict>
              <v:shapetype id="_x0000_t202" coordsize="21600,21600" o:spt="202" path="m,l,21600r21600,l21600,xe">
                <v:stroke joinstyle="miter"/>
                <v:path gradientshapeok="t" o:connecttype="rect"/>
              </v:shapetype>
              <v:shape id="Text Box 2" o:spid="_x0000_s1026"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" filled="f" stroked="f">
                <v:textbox style="mso-fit-shape-to-text:t">
                  <w:txbxContent>
                    <w:p w:rsidR="006A50FA" w:rsidRPr="0073417C" w:rsidRDefault="006A50FA" w:rsidP="002C2C6F">
                      <w:pPr>
                        <w:jc w:val="right"/>
                        <w:rPr>
                          <w:lang w:val="en-US"/>
                        </w:rPr>
                      </w:pPr>
                      <w:r>
                        <w:t>Anzahl Personen in der Gruppe</w:t>
                      </w:r>
                    </w:p>
                  </w:txbxContent>
                </v:textbox>
              </v:shape>
            </w:pict>
          </mc:Fallback>
        </mc:AlternateContent>
      </w:r>
      <w:commentRangeStart w:id="16"/>
      <w:r w:rsidR="002F7CC2">
        <w:rPr>
          <w:noProof/>
          <w:lang w:eastAsia="de-CH"/>
        </w:rPr>
        <w:drawing>
          <wp:inline distT="0" distB="0" distL="0" distR="0" wp14:anchorId="0A5D6A00" wp14:editId="3CB83686">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commentRangeEnd w:id="16"/>
      <w:r w:rsidR="00C158DE">
        <w:rPr>
          <w:rStyle w:val="CommentReference"/>
        </w:rPr>
        <w:commentReference w:id="16"/>
      </w:r>
    </w:p>
    <w:p w14:paraId="7CFD10A2" w14:textId="77777777" w:rsidR="008F6C36" w:rsidRDefault="008F6C36" w:rsidP="008F6C36">
      <w:pPr>
        <w:pStyle w:val="Caption"/>
      </w:pPr>
      <w:r>
        <w:t xml:space="preserve">Abbildung </w:t>
      </w:r>
      <w:r w:rsidR="003F5166">
        <w:fldChar w:fldCharType="begin"/>
      </w:r>
      <w:r w:rsidR="003F5166">
        <w:instrText xml:space="preserve"> SEQ Abbildung \* ARABIC </w:instrText>
      </w:r>
      <w:r w:rsidR="003F5166">
        <w:fldChar w:fldCharType="separate"/>
      </w:r>
      <w:r w:rsidR="000E3E63">
        <w:rPr>
          <w:noProof/>
        </w:rPr>
        <w:t>5</w:t>
      </w:r>
      <w:r w:rsidR="003F5166">
        <w:rPr>
          <w:noProof/>
        </w:rPr>
        <w:fldChar w:fldCharType="end"/>
      </w:r>
      <w:r>
        <w:t xml:space="preserve"> - Vorkommen der Gruppengrössen</w:t>
      </w:r>
    </w:p>
    <w:p w14:paraId="13741A94" w14:textId="77777777"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14:paraId="682C5FD4" w14:textId="77777777" w:rsidR="00191C04" w:rsidRDefault="0077276C" w:rsidP="00191C04">
      <w:pPr>
        <w:keepNext/>
      </w:pPr>
      <w:r>
        <w:rPr>
          <w:noProof/>
          <w:lang w:eastAsia="de-CH"/>
        </w:rPr>
        <w:drawing>
          <wp:inline distT="0" distB="0" distL="0" distR="0" wp14:anchorId="02109930" wp14:editId="51D16622">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9652D79" w14:textId="77777777" w:rsidR="00607536" w:rsidRPr="000E3E63" w:rsidRDefault="00191C04" w:rsidP="000E3E63">
      <w:pPr>
        <w:pStyle w:val="Caption"/>
      </w:pPr>
      <w:r>
        <w:t xml:space="preserve">Abbildung </w:t>
      </w:r>
      <w:r w:rsidR="003F5166">
        <w:fldChar w:fldCharType="begin"/>
      </w:r>
      <w:r w:rsidR="003F5166">
        <w:instrText xml:space="preserve"> SEQ Abbildung \* ARABIC </w:instrText>
      </w:r>
      <w:r w:rsidR="003F5166">
        <w:fldChar w:fldCharType="separate"/>
      </w:r>
      <w:r w:rsidR="000E3E63">
        <w:rPr>
          <w:noProof/>
        </w:rPr>
        <w:t>6</w:t>
      </w:r>
      <w:r w:rsidR="003F5166">
        <w:rPr>
          <w:noProof/>
        </w:rPr>
        <w:fldChar w:fldCharType="end"/>
      </w:r>
      <w:r>
        <w:t xml:space="preserve"> -</w:t>
      </w:r>
      <w:r w:rsidRPr="00170BA1">
        <w:t>Aufteilung Einzelpersonen zu Gruppen</w:t>
      </w:r>
      <w:r w:rsidR="00607536">
        <w:br w:type="page"/>
      </w:r>
    </w:p>
    <w:p w14:paraId="098E2C30" w14:textId="77777777" w:rsidR="00361ABD" w:rsidRDefault="00637BEA" w:rsidP="00DC33F4">
      <w:pPr>
        <w:pStyle w:val="Heading2"/>
      </w:pPr>
      <w:bookmarkStart w:id="17" w:name="_Ref319428867"/>
      <w:r>
        <w:lastRenderedPageBreak/>
        <w:t>Befragung</w:t>
      </w:r>
      <w:bookmarkEnd w:id="17"/>
    </w:p>
    <w:p w14:paraId="2E41EDE1" w14:textId="77777777" w:rsidR="00623750" w:rsidRDefault="00623750" w:rsidP="00623750">
      <w:bookmarkStart w:id="18" w:name="_Ref318901355"/>
      <w:r>
        <w:t>Die Aufgabenstellung gibt vor, dass auf der Video Wall die Bachelorarbeiten aller Abteilungen ausgestellt werden könnten.</w:t>
      </w:r>
    </w:p>
    <w:p w14:paraId="324F8C4F" w14:textId="77777777" w:rsidR="00623750" w:rsidRDefault="00623750" w:rsidP="00623750">
      <w:r>
        <w:t xml:space="preserve">Im Meeting vom 20.02.2012 wurde die Möglichkeit, zusätzlich zu den Postern interaktive Inhalte wie Videos aufzuschalten, diskutiert. Es stand auch die Frage im Raum, ob in Zukunft nur noch Videos zur Präsentation der Bachelorarbeiten auf der Video Wall gezeigt würden. Der Vorteil von Videos besteht darin, dass der Betrachter keine Anstrengungen unternehmen muss, um zu den gewünschten Informationen zu kommen. </w:t>
      </w:r>
      <w:r w:rsidR="00550DD9">
        <w:t>Ein Video vermittelt dem Zuschauer</w:t>
      </w:r>
      <w:r>
        <w:t xml:space="preserve"> in kurzer Zeit alle relevanten Informationen über die Arbeit, welche er sonst selbst aus dem Poster erfassen müsste. Zudem wird durch den Einsatz von visuellen Effekten schnell die Aufmerksamkeit des Zuschauers erlangt. </w:t>
      </w:r>
    </w:p>
    <w:p w14:paraId="30C675B0" w14:textId="77777777"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14:paraId="489DA340" w14:textId="77777777" w:rsidR="00623750" w:rsidRDefault="00623750" w:rsidP="00623750">
      <w:r>
        <w:t>Es wurden total 203 Studenten der HSR befragt. Um ein repräsentatives Umfrageergebnis zu erhalten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14:paraId="3597F9D2" w14:textId="77777777"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14:paraId="628C9E92" w14:textId="77777777" w:rsidR="00623750" w:rsidRDefault="00623750" w:rsidP="00DF3331">
            <w:r>
              <w:t>Abteilung</w:t>
            </w:r>
          </w:p>
        </w:tc>
        <w:tc>
          <w:tcPr>
            <w:tcW w:w="3292" w:type="dxa"/>
          </w:tcPr>
          <w:p w14:paraId="47AC3C74" w14:textId="77777777"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14:paraId="10EB452F" w14:textId="77777777"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14:paraId="2257B24D" w14:textId="77777777"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14:paraId="195FF29E" w14:textId="77777777"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14:paraId="393CE291" w14:textId="77777777"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14:paraId="2CC9CEE1" w14:textId="77777777"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14:paraId="5512470F" w14:textId="77777777"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14:paraId="5BDA4C88" w14:textId="77777777"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14:paraId="6FCC9F87" w14:textId="77777777"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14:paraId="1810E97E" w14:textId="77777777"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14:paraId="466ED053" w14:textId="77777777"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14:paraId="60B6DB5D" w14:textId="77777777"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14:paraId="620A7672" w14:textId="77777777"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14:paraId="067DDE30" w14:textId="77777777"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14:paraId="243AE2FC" w14:textId="77777777"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14:paraId="0222A76E" w14:textId="77777777"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14:paraId="3BF3C640" w14:textId="77777777"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14:paraId="25C185E6" w14:textId="77777777"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14:paraId="0C3A8457" w14:textId="77777777"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14:paraId="384F0A3A" w14:textId="77777777"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14:paraId="12094FC5" w14:textId="77777777"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14:paraId="0A45F184" w14:textId="77777777"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14:paraId="4B483287" w14:textId="77777777" w:rsidR="00623750" w:rsidRDefault="00623750" w:rsidP="00623750">
      <w:pPr>
        <w:pStyle w:val="Caption"/>
      </w:pPr>
      <w:bookmarkStart w:id="19" w:name="_Ref318971871"/>
      <w:r>
        <w:t xml:space="preserve">Tabelle </w:t>
      </w:r>
      <w:r w:rsidR="003F5166">
        <w:fldChar w:fldCharType="begin"/>
      </w:r>
      <w:r w:rsidR="003F5166">
        <w:instrText xml:space="preserve"> SEQ Tabelle \* ARABIC </w:instrText>
      </w:r>
      <w:r w:rsidR="003F5166">
        <w:fldChar w:fldCharType="separate"/>
      </w:r>
      <w:r>
        <w:rPr>
          <w:noProof/>
        </w:rPr>
        <w:t>2</w:t>
      </w:r>
      <w:r w:rsidR="003F5166">
        <w:rPr>
          <w:noProof/>
        </w:rPr>
        <w:fldChar w:fldCharType="end"/>
      </w:r>
      <w:r>
        <w:t xml:space="preserve"> - </w:t>
      </w:r>
      <w:r w:rsidRPr="0073021C">
        <w:t>Anzahl Fragebögen pro Abteilung</w:t>
      </w:r>
      <w:bookmarkEnd w:id="19"/>
    </w:p>
    <w:p w14:paraId="2BC74E9E" w14:textId="77777777" w:rsidR="001425C3" w:rsidRDefault="001425C3">
      <w:pPr>
        <w:rPr>
          <w:rFonts w:asciiTheme="majorHAnsi" w:hAnsiTheme="majorHAnsi"/>
          <w:b/>
          <w:color w:val="00629E"/>
          <w:spacing w:val="15"/>
          <w:sz w:val="22"/>
          <w:szCs w:val="22"/>
        </w:rPr>
      </w:pPr>
      <w:r>
        <w:br w:type="page"/>
      </w:r>
    </w:p>
    <w:p w14:paraId="181FDA9E" w14:textId="77777777" w:rsidR="006A77EE" w:rsidRDefault="006A77EE" w:rsidP="006A77EE">
      <w:pPr>
        <w:pStyle w:val="Heading3"/>
      </w:pPr>
      <w:r>
        <w:lastRenderedPageBreak/>
        <w:t>Fragebogen</w:t>
      </w:r>
      <w:bookmarkEnd w:id="18"/>
    </w:p>
    <w:p w14:paraId="1912A35C" w14:textId="77777777" w:rsidR="006A77EE" w:rsidRDefault="006A77EE" w:rsidP="006A77EE">
      <w:pPr>
        <w:tabs>
          <w:tab w:val="left" w:leader="underscore" w:pos="9072"/>
        </w:tabs>
        <w:spacing w:after="240"/>
      </w:pPr>
      <w:r>
        <w:t xml:space="preserve">Name: </w:t>
      </w:r>
      <w:r>
        <w:tab/>
      </w:r>
    </w:p>
    <w:p w14:paraId="7B11D098" w14:textId="77777777" w:rsidR="006A77EE" w:rsidRDefault="006A77EE" w:rsidP="006A77EE">
      <w:pPr>
        <w:tabs>
          <w:tab w:val="left" w:leader="underscore" w:pos="9072"/>
        </w:tabs>
        <w:spacing w:after="240"/>
      </w:pPr>
      <w:r>
        <w:t>Studienrichtung:</w:t>
      </w:r>
      <w:r>
        <w:tab/>
      </w:r>
    </w:p>
    <w:p w14:paraId="757C3EB1" w14:textId="77777777" w:rsidR="006A77EE" w:rsidRDefault="006A77EE" w:rsidP="006A77EE">
      <w:pPr>
        <w:tabs>
          <w:tab w:val="left" w:leader="underscore" w:pos="9072"/>
        </w:tabs>
        <w:spacing w:after="240"/>
      </w:pPr>
      <w:r>
        <w:t xml:space="preserve">Semester: </w:t>
      </w:r>
      <w:r>
        <w:tab/>
      </w:r>
    </w:p>
    <w:p w14:paraId="3A7E06A9" w14:textId="77777777" w:rsidR="006A77EE" w:rsidRDefault="006A77EE" w:rsidP="006A77EE"/>
    <w:p w14:paraId="0FD24CB3" w14:textId="77777777"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14:paraId="5CA4641C" w14:textId="77777777" w:rsidTr="00DF3331">
        <w:sdt>
          <w:sdtPr>
            <w:rPr>
              <w:rFonts w:cstheme="minorHAnsi"/>
            </w:rPr>
            <w:id w:val="-982387795"/>
            <w14:checkbox>
              <w14:checked w14:val="0"/>
              <w14:checkedState w14:val="2612" w14:font="MS Gothic"/>
              <w14:uncheckedState w14:val="2610" w14:font="MS Gothic"/>
            </w14:checkbox>
          </w:sdtPr>
          <w:sdtEndPr/>
          <w:sdtContent>
            <w:tc>
              <w:tcPr>
                <w:tcW w:w="454" w:type="dxa"/>
              </w:tcPr>
              <w:p w14:paraId="11D53790"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3BC13C32" w14:textId="77777777"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EndPr/>
          <w:sdtContent>
            <w:tc>
              <w:tcPr>
                <w:tcW w:w="451" w:type="dxa"/>
              </w:tcPr>
              <w:p w14:paraId="7F2F1C6F"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4D62B919" w14:textId="77777777"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EndPr/>
          <w:sdtContent>
            <w:tc>
              <w:tcPr>
                <w:tcW w:w="454" w:type="dxa"/>
              </w:tcPr>
              <w:p w14:paraId="5F63C7C6"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11F3F304" w14:textId="77777777"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EndPr/>
          <w:sdtContent>
            <w:tc>
              <w:tcPr>
                <w:tcW w:w="454" w:type="dxa"/>
              </w:tcPr>
              <w:p w14:paraId="56BE8C23"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6712F095" w14:textId="77777777" w:rsidR="006A77EE" w:rsidRPr="006F6F3B" w:rsidRDefault="006A77EE" w:rsidP="00DF3331">
            <w:pPr>
              <w:spacing w:before="120"/>
              <w:rPr>
                <w:rFonts w:cstheme="minorHAnsi"/>
              </w:rPr>
            </w:pPr>
            <w:r w:rsidRPr="006F6F3B">
              <w:rPr>
                <w:rFonts w:cstheme="minorHAnsi"/>
              </w:rPr>
              <w:t>trifft nicht zu</w:t>
            </w:r>
          </w:p>
        </w:tc>
      </w:tr>
    </w:tbl>
    <w:p w14:paraId="29A17A2A" w14:textId="77777777" w:rsidR="006A77EE" w:rsidRDefault="006A77EE" w:rsidP="006A77EE">
      <w:pPr>
        <w:spacing w:after="0"/>
        <w:rPr>
          <w:rFonts w:ascii="Calibri" w:eastAsia="Times New Roman" w:hAnsi="Calibri" w:cs="Calibri"/>
          <w:b/>
          <w:bCs/>
          <w:color w:val="000000"/>
          <w:sz w:val="27"/>
          <w:szCs w:val="27"/>
          <w:lang w:eastAsia="de-CH"/>
        </w:rPr>
      </w:pPr>
    </w:p>
    <w:p w14:paraId="32D857A1" w14:textId="77777777"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14:paraId="2405461A" w14:textId="77777777" w:rsidTr="00DF3331">
        <w:sdt>
          <w:sdtPr>
            <w:rPr>
              <w:rFonts w:cstheme="minorHAnsi"/>
            </w:rPr>
            <w:id w:val="-963581839"/>
            <w14:checkbox>
              <w14:checked w14:val="0"/>
              <w14:checkedState w14:val="2612" w14:font="MS Gothic"/>
              <w14:uncheckedState w14:val="2610" w14:font="MS Gothic"/>
            </w14:checkbox>
          </w:sdtPr>
          <w:sdtEndPr/>
          <w:sdtContent>
            <w:tc>
              <w:tcPr>
                <w:tcW w:w="454" w:type="dxa"/>
              </w:tcPr>
              <w:p w14:paraId="30A68212"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7ED8CA6C" w14:textId="77777777"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EndPr/>
          <w:sdtContent>
            <w:tc>
              <w:tcPr>
                <w:tcW w:w="451" w:type="dxa"/>
              </w:tcPr>
              <w:p w14:paraId="5DDA81ED"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22B74222" w14:textId="77777777"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EndPr/>
          <w:sdtContent>
            <w:tc>
              <w:tcPr>
                <w:tcW w:w="454" w:type="dxa"/>
              </w:tcPr>
              <w:p w14:paraId="6B70CE71"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61ACB8D0" w14:textId="77777777"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EndPr/>
          <w:sdtContent>
            <w:tc>
              <w:tcPr>
                <w:tcW w:w="454" w:type="dxa"/>
              </w:tcPr>
              <w:p w14:paraId="3A3AF5D4"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02F59FEF" w14:textId="77777777" w:rsidR="006A77EE" w:rsidRPr="006F6F3B" w:rsidRDefault="006A77EE" w:rsidP="00DF3331">
            <w:pPr>
              <w:spacing w:before="120"/>
              <w:rPr>
                <w:rFonts w:cstheme="minorHAnsi"/>
              </w:rPr>
            </w:pPr>
            <w:r w:rsidRPr="006F6F3B">
              <w:rPr>
                <w:rFonts w:cstheme="minorHAnsi"/>
              </w:rPr>
              <w:t>trifft nicht zu</w:t>
            </w:r>
          </w:p>
        </w:tc>
      </w:tr>
    </w:tbl>
    <w:p w14:paraId="795F28B6" w14:textId="77777777" w:rsidR="006A77EE" w:rsidRPr="006F6F3B" w:rsidRDefault="006A77EE" w:rsidP="006A77EE">
      <w:pPr>
        <w:spacing w:after="0"/>
        <w:rPr>
          <w:rFonts w:ascii="Calibri" w:eastAsia="Times New Roman" w:hAnsi="Calibri" w:cs="Calibri"/>
          <w:color w:val="000000"/>
          <w:sz w:val="27"/>
          <w:szCs w:val="27"/>
          <w:lang w:eastAsia="de-CH"/>
        </w:rPr>
      </w:pPr>
    </w:p>
    <w:p w14:paraId="52A9DA15" w14:textId="77777777"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14:paraId="385B295B" w14:textId="77777777" w:rsidTr="00DF3331">
        <w:sdt>
          <w:sdtPr>
            <w:rPr>
              <w:rFonts w:cstheme="minorHAnsi"/>
            </w:rPr>
            <w:id w:val="1943645898"/>
            <w14:checkbox>
              <w14:checked w14:val="0"/>
              <w14:checkedState w14:val="2612" w14:font="MS Gothic"/>
              <w14:uncheckedState w14:val="2610" w14:font="MS Gothic"/>
            </w14:checkbox>
          </w:sdtPr>
          <w:sdtEndPr/>
          <w:sdtContent>
            <w:tc>
              <w:tcPr>
                <w:tcW w:w="454" w:type="dxa"/>
              </w:tcPr>
              <w:p w14:paraId="59203D28"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44D70617" w14:textId="77777777"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EndPr/>
          <w:sdtContent>
            <w:tc>
              <w:tcPr>
                <w:tcW w:w="451" w:type="dxa"/>
              </w:tcPr>
              <w:p w14:paraId="0811830A"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22DCD294" w14:textId="77777777"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EndPr/>
          <w:sdtContent>
            <w:tc>
              <w:tcPr>
                <w:tcW w:w="454" w:type="dxa"/>
              </w:tcPr>
              <w:p w14:paraId="0C87373C"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3A5EA681" w14:textId="77777777"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EndPr/>
          <w:sdtContent>
            <w:tc>
              <w:tcPr>
                <w:tcW w:w="454" w:type="dxa"/>
              </w:tcPr>
              <w:p w14:paraId="5C26750F"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4A65A441" w14:textId="77777777" w:rsidR="006A77EE" w:rsidRPr="006F6F3B" w:rsidRDefault="006A77EE" w:rsidP="00DF3331">
            <w:pPr>
              <w:spacing w:before="120"/>
              <w:rPr>
                <w:rFonts w:cstheme="minorHAnsi"/>
              </w:rPr>
            </w:pPr>
            <w:r w:rsidRPr="006F6F3B">
              <w:rPr>
                <w:rFonts w:cstheme="minorHAnsi"/>
              </w:rPr>
              <w:t>trifft nicht zu</w:t>
            </w:r>
          </w:p>
        </w:tc>
      </w:tr>
    </w:tbl>
    <w:p w14:paraId="1C4E5670" w14:textId="77777777" w:rsidR="006A77EE" w:rsidRPr="006F6F3B" w:rsidRDefault="006A77EE" w:rsidP="006A77EE">
      <w:pPr>
        <w:spacing w:after="0"/>
        <w:rPr>
          <w:rFonts w:ascii="Calibri" w:eastAsia="Times New Roman" w:hAnsi="Calibri" w:cs="Calibri"/>
          <w:color w:val="000000"/>
          <w:sz w:val="27"/>
          <w:szCs w:val="27"/>
          <w:lang w:eastAsia="de-CH"/>
        </w:rPr>
      </w:pPr>
    </w:p>
    <w:p w14:paraId="0456BA04" w14:textId="77777777"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14:paraId="7C96923B" w14:textId="77777777" w:rsidTr="00DF3331">
        <w:sdt>
          <w:sdtPr>
            <w:rPr>
              <w:rFonts w:cstheme="minorHAnsi"/>
            </w:rPr>
            <w:id w:val="1589881764"/>
            <w14:checkbox>
              <w14:checked w14:val="0"/>
              <w14:checkedState w14:val="2612" w14:font="MS Gothic"/>
              <w14:uncheckedState w14:val="2610" w14:font="MS Gothic"/>
            </w14:checkbox>
          </w:sdtPr>
          <w:sdtEndPr/>
          <w:sdtContent>
            <w:tc>
              <w:tcPr>
                <w:tcW w:w="454" w:type="dxa"/>
              </w:tcPr>
              <w:p w14:paraId="0E2AEF31"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2026E612" w14:textId="77777777"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EndPr/>
          <w:sdtContent>
            <w:tc>
              <w:tcPr>
                <w:tcW w:w="451" w:type="dxa"/>
              </w:tcPr>
              <w:p w14:paraId="0F550E05"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4D078240" w14:textId="77777777"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EndPr/>
          <w:sdtContent>
            <w:tc>
              <w:tcPr>
                <w:tcW w:w="454" w:type="dxa"/>
              </w:tcPr>
              <w:p w14:paraId="341CA013"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4935D60A" w14:textId="77777777"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EndPr/>
          <w:sdtContent>
            <w:tc>
              <w:tcPr>
                <w:tcW w:w="454" w:type="dxa"/>
              </w:tcPr>
              <w:p w14:paraId="31610F02"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73897D3D" w14:textId="77777777" w:rsidR="006A77EE" w:rsidRPr="006F6F3B" w:rsidRDefault="006A77EE" w:rsidP="00DF3331">
            <w:pPr>
              <w:spacing w:before="120"/>
              <w:rPr>
                <w:rFonts w:cstheme="minorHAnsi"/>
              </w:rPr>
            </w:pPr>
            <w:r w:rsidRPr="006F6F3B">
              <w:rPr>
                <w:rFonts w:cstheme="minorHAnsi"/>
              </w:rPr>
              <w:t>trifft nicht zu</w:t>
            </w:r>
          </w:p>
        </w:tc>
      </w:tr>
    </w:tbl>
    <w:p w14:paraId="3774D20D" w14:textId="77777777" w:rsidR="006A77EE" w:rsidRPr="006F6F3B" w:rsidRDefault="006A77EE" w:rsidP="006A77EE">
      <w:pPr>
        <w:spacing w:after="0"/>
        <w:rPr>
          <w:rFonts w:ascii="Calibri" w:eastAsia="Times New Roman" w:hAnsi="Calibri" w:cs="Calibri"/>
          <w:color w:val="000000"/>
          <w:sz w:val="27"/>
          <w:szCs w:val="27"/>
          <w:lang w:eastAsia="de-CH"/>
        </w:rPr>
      </w:pPr>
    </w:p>
    <w:p w14:paraId="17AB16DD" w14:textId="77777777"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14:paraId="4A8C1530" w14:textId="77777777" w:rsidTr="00DF3331">
        <w:sdt>
          <w:sdtPr>
            <w:rPr>
              <w:rFonts w:cstheme="minorHAnsi"/>
            </w:rPr>
            <w:id w:val="-499115560"/>
            <w14:checkbox>
              <w14:checked w14:val="0"/>
              <w14:checkedState w14:val="2612" w14:font="MS Gothic"/>
              <w14:uncheckedState w14:val="2610" w14:font="MS Gothic"/>
            </w14:checkbox>
          </w:sdtPr>
          <w:sdtEndPr/>
          <w:sdtContent>
            <w:tc>
              <w:tcPr>
                <w:tcW w:w="454" w:type="dxa"/>
              </w:tcPr>
              <w:p w14:paraId="1998E378"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195B3B80" w14:textId="77777777"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EndPr/>
          <w:sdtContent>
            <w:tc>
              <w:tcPr>
                <w:tcW w:w="451" w:type="dxa"/>
              </w:tcPr>
              <w:p w14:paraId="5C066D39"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7D9907BC" w14:textId="77777777"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EndPr/>
          <w:sdtContent>
            <w:tc>
              <w:tcPr>
                <w:tcW w:w="454" w:type="dxa"/>
              </w:tcPr>
              <w:p w14:paraId="72CAA3F1"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63003D13" w14:textId="77777777"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EndPr/>
          <w:sdtContent>
            <w:tc>
              <w:tcPr>
                <w:tcW w:w="454" w:type="dxa"/>
              </w:tcPr>
              <w:p w14:paraId="1B33EABB"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31C0BFD5" w14:textId="77777777" w:rsidR="006A77EE" w:rsidRPr="006F6F3B" w:rsidRDefault="006A77EE" w:rsidP="00DF3331">
            <w:pPr>
              <w:spacing w:before="120"/>
              <w:rPr>
                <w:rFonts w:cstheme="minorHAnsi"/>
              </w:rPr>
            </w:pPr>
            <w:r w:rsidRPr="006F6F3B">
              <w:rPr>
                <w:rFonts w:cstheme="minorHAnsi"/>
              </w:rPr>
              <w:t>trifft nicht zu</w:t>
            </w:r>
          </w:p>
        </w:tc>
      </w:tr>
    </w:tbl>
    <w:p w14:paraId="7B159EDC" w14:textId="77777777" w:rsidR="006A77EE" w:rsidRPr="006F6F3B" w:rsidRDefault="006A77EE" w:rsidP="006A77EE">
      <w:pPr>
        <w:spacing w:after="0"/>
        <w:rPr>
          <w:rFonts w:ascii="Calibri" w:eastAsia="Times New Roman" w:hAnsi="Calibri" w:cs="Calibri"/>
          <w:color w:val="000000"/>
          <w:sz w:val="27"/>
          <w:szCs w:val="27"/>
          <w:lang w:eastAsia="de-CH"/>
        </w:rPr>
      </w:pPr>
    </w:p>
    <w:p w14:paraId="077C689E" w14:textId="77777777"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14:paraId="25AEE287" w14:textId="77777777" w:rsidTr="00DF3331">
        <w:sdt>
          <w:sdtPr>
            <w:rPr>
              <w:rFonts w:cstheme="minorHAnsi"/>
            </w:rPr>
            <w:id w:val="880749771"/>
            <w14:checkbox>
              <w14:checked w14:val="0"/>
              <w14:checkedState w14:val="2612" w14:font="MS Gothic"/>
              <w14:uncheckedState w14:val="2610" w14:font="MS Gothic"/>
            </w14:checkbox>
          </w:sdtPr>
          <w:sdtEndPr/>
          <w:sdtContent>
            <w:tc>
              <w:tcPr>
                <w:tcW w:w="454" w:type="dxa"/>
              </w:tcPr>
              <w:p w14:paraId="4AC63144"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305CDC90" w14:textId="77777777"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EndPr/>
          <w:sdtContent>
            <w:tc>
              <w:tcPr>
                <w:tcW w:w="451" w:type="dxa"/>
              </w:tcPr>
              <w:p w14:paraId="75865880"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3DFE1EAF" w14:textId="77777777"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EndPr/>
          <w:sdtContent>
            <w:tc>
              <w:tcPr>
                <w:tcW w:w="454" w:type="dxa"/>
              </w:tcPr>
              <w:p w14:paraId="58EC06E6"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71D191E6" w14:textId="77777777"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EndPr/>
          <w:sdtContent>
            <w:tc>
              <w:tcPr>
                <w:tcW w:w="454" w:type="dxa"/>
              </w:tcPr>
              <w:p w14:paraId="0FD7176C"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49AA4F3E" w14:textId="77777777" w:rsidR="006A77EE" w:rsidRPr="006F6F3B" w:rsidRDefault="006A77EE" w:rsidP="00DF3331">
            <w:pPr>
              <w:spacing w:before="120"/>
              <w:rPr>
                <w:rFonts w:cstheme="minorHAnsi"/>
              </w:rPr>
            </w:pPr>
            <w:r w:rsidRPr="006F6F3B">
              <w:rPr>
                <w:rFonts w:cstheme="minorHAnsi"/>
              </w:rPr>
              <w:t>trifft nicht zu</w:t>
            </w:r>
          </w:p>
        </w:tc>
      </w:tr>
    </w:tbl>
    <w:p w14:paraId="41352930" w14:textId="77777777" w:rsidR="006A77EE" w:rsidRPr="006F6F3B" w:rsidRDefault="006A77EE" w:rsidP="006A77EE">
      <w:pPr>
        <w:spacing w:after="0"/>
        <w:rPr>
          <w:rFonts w:ascii="Calibri" w:eastAsia="Times New Roman" w:hAnsi="Calibri" w:cs="Calibri"/>
          <w:color w:val="000000"/>
          <w:sz w:val="27"/>
          <w:szCs w:val="27"/>
          <w:lang w:eastAsia="de-CH"/>
        </w:rPr>
      </w:pPr>
    </w:p>
    <w:p w14:paraId="2F79EF9A" w14:textId="77777777"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14:paraId="57E87EEF" w14:textId="77777777" w:rsidTr="00DF3331">
        <w:sdt>
          <w:sdtPr>
            <w:rPr>
              <w:rFonts w:cstheme="minorHAnsi"/>
            </w:rPr>
            <w:id w:val="412516895"/>
            <w14:checkbox>
              <w14:checked w14:val="0"/>
              <w14:checkedState w14:val="2612" w14:font="MS Gothic"/>
              <w14:uncheckedState w14:val="2610" w14:font="MS Gothic"/>
            </w14:checkbox>
          </w:sdtPr>
          <w:sdtEndPr/>
          <w:sdtContent>
            <w:tc>
              <w:tcPr>
                <w:tcW w:w="454" w:type="dxa"/>
              </w:tcPr>
              <w:p w14:paraId="73E9C6A0"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6A75E69A" w14:textId="77777777"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EndPr/>
          <w:sdtContent>
            <w:tc>
              <w:tcPr>
                <w:tcW w:w="451" w:type="dxa"/>
              </w:tcPr>
              <w:p w14:paraId="481C9329"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0B467758" w14:textId="77777777"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EndPr/>
          <w:sdtContent>
            <w:tc>
              <w:tcPr>
                <w:tcW w:w="454" w:type="dxa"/>
              </w:tcPr>
              <w:p w14:paraId="295D3094"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771D6DC9" w14:textId="77777777"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EndPr/>
          <w:sdtContent>
            <w:tc>
              <w:tcPr>
                <w:tcW w:w="454" w:type="dxa"/>
              </w:tcPr>
              <w:p w14:paraId="3F09B7EC"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72E1B4F8" w14:textId="77777777" w:rsidR="006A77EE" w:rsidRPr="006F6F3B" w:rsidRDefault="006A77EE" w:rsidP="00DF3331">
            <w:pPr>
              <w:spacing w:before="120"/>
              <w:rPr>
                <w:rFonts w:cstheme="minorHAnsi"/>
              </w:rPr>
            </w:pPr>
            <w:r w:rsidRPr="006F6F3B">
              <w:rPr>
                <w:rFonts w:cstheme="minorHAnsi"/>
              </w:rPr>
              <w:t>trifft nicht zu</w:t>
            </w:r>
          </w:p>
        </w:tc>
      </w:tr>
    </w:tbl>
    <w:p w14:paraId="0D5A85F2" w14:textId="77777777" w:rsidR="006A77EE" w:rsidRDefault="006A77EE" w:rsidP="006A77EE">
      <w:pPr>
        <w:spacing w:after="0"/>
        <w:rPr>
          <w:rFonts w:ascii="Calibri" w:eastAsia="Times New Roman" w:hAnsi="Calibri" w:cs="Calibri"/>
          <w:b/>
          <w:bCs/>
          <w:color w:val="000000"/>
          <w:sz w:val="22"/>
          <w:szCs w:val="22"/>
          <w:lang w:eastAsia="de-CH"/>
        </w:rPr>
      </w:pPr>
    </w:p>
    <w:p w14:paraId="64D156B3" w14:textId="77777777"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14:paraId="194CD87F" w14:textId="77777777" w:rsidTr="00DF3331">
        <w:sdt>
          <w:sdtPr>
            <w:rPr>
              <w:rFonts w:cstheme="minorHAnsi"/>
            </w:rPr>
            <w:id w:val="-526796140"/>
            <w14:checkbox>
              <w14:checked w14:val="0"/>
              <w14:checkedState w14:val="2612" w14:font="MS Gothic"/>
              <w14:uncheckedState w14:val="2610" w14:font="MS Gothic"/>
            </w14:checkbox>
          </w:sdtPr>
          <w:sdtEndPr/>
          <w:sdtContent>
            <w:tc>
              <w:tcPr>
                <w:tcW w:w="454" w:type="dxa"/>
              </w:tcPr>
              <w:p w14:paraId="4DF7FD4C" w14:textId="77777777"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14:paraId="3DBD3882" w14:textId="77777777"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EndPr/>
          <w:sdtContent>
            <w:tc>
              <w:tcPr>
                <w:tcW w:w="451" w:type="dxa"/>
              </w:tcPr>
              <w:p w14:paraId="1F2D9C49" w14:textId="77777777"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14:paraId="33D153D1" w14:textId="77777777"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EndPr/>
          <w:sdtContent>
            <w:tc>
              <w:tcPr>
                <w:tcW w:w="454" w:type="dxa"/>
              </w:tcPr>
              <w:p w14:paraId="008954B8" w14:textId="77777777"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14:paraId="2F83B784" w14:textId="77777777"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EndPr/>
          <w:sdtContent>
            <w:tc>
              <w:tcPr>
                <w:tcW w:w="454" w:type="dxa"/>
              </w:tcPr>
              <w:p w14:paraId="6B23FDEC" w14:textId="77777777"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14:paraId="5ED12A33" w14:textId="77777777" w:rsidR="006A77EE" w:rsidRPr="006F6F3B" w:rsidRDefault="006A77EE" w:rsidP="00DF3331">
            <w:pPr>
              <w:spacing w:before="120"/>
              <w:rPr>
                <w:rFonts w:cstheme="minorHAnsi"/>
              </w:rPr>
            </w:pPr>
            <w:r w:rsidRPr="006F6F3B">
              <w:rPr>
                <w:rFonts w:cstheme="minorHAnsi"/>
              </w:rPr>
              <w:t>trifft nicht zu</w:t>
            </w:r>
          </w:p>
        </w:tc>
      </w:tr>
    </w:tbl>
    <w:p w14:paraId="341A3E2E" w14:textId="77777777" w:rsidR="000E3E63" w:rsidRDefault="000E3E63" w:rsidP="000E3E63">
      <w:bookmarkStart w:id="20" w:name="_Ref318985154"/>
    </w:p>
    <w:p w14:paraId="6DD02D78" w14:textId="77777777" w:rsidR="000E3E63" w:rsidRDefault="000E3E63">
      <w:pPr>
        <w:rPr>
          <w:rFonts w:asciiTheme="majorHAnsi" w:hAnsiTheme="majorHAnsi"/>
          <w:b/>
          <w:color w:val="00629E"/>
          <w:spacing w:val="15"/>
          <w:sz w:val="22"/>
          <w:szCs w:val="22"/>
        </w:rPr>
      </w:pPr>
      <w:r>
        <w:br w:type="page"/>
      </w:r>
    </w:p>
    <w:p w14:paraId="666D4EBA" w14:textId="77777777" w:rsidR="00FF3479" w:rsidRDefault="00FF3479" w:rsidP="00FF3479">
      <w:pPr>
        <w:pStyle w:val="Heading3"/>
      </w:pPr>
      <w:r>
        <w:lastRenderedPageBreak/>
        <w:t>Auswertung</w:t>
      </w:r>
      <w:bookmarkEnd w:id="20"/>
    </w:p>
    <w:p w14:paraId="0A721269" w14:textId="77777777" w:rsidR="00FF3479" w:rsidRDefault="00FF3479" w:rsidP="00FF3479">
      <w:r>
        <w:t xml:space="preserve">Die </w:t>
      </w:r>
      <w:r>
        <w:fldChar w:fldCharType="begin"/>
      </w:r>
      <w:r>
        <w:instrText xml:space="preserve"> REF _Ref318972729 \h </w:instrText>
      </w:r>
      <w:r>
        <w:fldChar w:fldCharType="separate"/>
      </w:r>
      <w:r>
        <w:t xml:space="preserve">Abbildung </w:t>
      </w:r>
      <w:r>
        <w:rPr>
          <w:noProof/>
        </w:rPr>
        <w:t>7</w:t>
      </w:r>
      <w:r>
        <w:t xml:space="preserve"> - Total aller Studiengänge</w:t>
      </w:r>
      <w:r>
        <w:fldChar w:fldCharType="end"/>
      </w:r>
      <w:r>
        <w:t xml:space="preserve"> zeigt die Auswertung der Antworten aller 203 befragten HSR-Studenten.</w:t>
      </w:r>
    </w:p>
    <w:p w14:paraId="5538FBA4" w14:textId="77777777" w:rsidR="00FF3479" w:rsidRDefault="00FF3479" w:rsidP="00FF3479">
      <w:pPr>
        <w:keepNext/>
      </w:pPr>
      <w:commentRangeStart w:id="21"/>
      <w:r>
        <w:rPr>
          <w:noProof/>
          <w:lang w:eastAsia="de-CH"/>
        </w:rPr>
        <w:drawing>
          <wp:inline distT="0" distB="0" distL="0" distR="0" wp14:anchorId="6947F9D2" wp14:editId="0947EB79">
            <wp:extent cx="5743575" cy="3200400"/>
            <wp:effectExtent l="0" t="0" r="9525" b="1905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commentRangeEnd w:id="21"/>
      <w:r w:rsidR="004149EA">
        <w:rPr>
          <w:rStyle w:val="CommentReference"/>
        </w:rPr>
        <w:commentReference w:id="21"/>
      </w:r>
    </w:p>
    <w:p w14:paraId="061AB6F2" w14:textId="77777777" w:rsidR="00FF3479" w:rsidRDefault="00FF3479" w:rsidP="00FF3479">
      <w:pPr>
        <w:pStyle w:val="Caption"/>
      </w:pPr>
      <w:bookmarkStart w:id="22" w:name="_Ref318972729"/>
      <w:r>
        <w:t xml:space="preserve">Abbildung </w:t>
      </w:r>
      <w:r w:rsidR="003F5166">
        <w:fldChar w:fldCharType="begin"/>
      </w:r>
      <w:r w:rsidR="003F5166">
        <w:instrText xml:space="preserve"> SEQ Abbildung \* ARABIC </w:instrText>
      </w:r>
      <w:r w:rsidR="003F5166">
        <w:fldChar w:fldCharType="separate"/>
      </w:r>
      <w:r w:rsidR="000E3E63">
        <w:rPr>
          <w:noProof/>
        </w:rPr>
        <w:t>7</w:t>
      </w:r>
      <w:r w:rsidR="003F5166">
        <w:rPr>
          <w:noProof/>
        </w:rPr>
        <w:fldChar w:fldCharType="end"/>
      </w:r>
      <w:r>
        <w:t xml:space="preserve"> - Total aller Studiengänge</w:t>
      </w:r>
      <w:bookmarkEnd w:id="22"/>
    </w:p>
    <w:p w14:paraId="49E918C3" w14:textId="77777777"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14:paraId="0E67C92F" w14:textId="6D8E61DF" w:rsidR="00FF3479" w:rsidRDefault="00FF3479" w:rsidP="00FF3479">
      <w:r>
        <w:t xml:space="preserve">In der nachfolgenden </w:t>
      </w:r>
      <w:r>
        <w:fldChar w:fldCharType="begin"/>
      </w:r>
      <w:r>
        <w:instrText xml:space="preserve"> REF _Ref318974341 \h </w:instrText>
      </w:r>
      <w:r>
        <w:fldChar w:fldCharType="separate"/>
      </w:r>
      <w:r>
        <w:t xml:space="preserve">Abbildung </w:t>
      </w:r>
      <w:r>
        <w:rPr>
          <w:noProof/>
        </w:rPr>
        <w:t>8</w:t>
      </w:r>
      <w:r>
        <w:t xml:space="preserve"> - Vergleich der Studiengänge</w:t>
      </w:r>
      <w:r>
        <w:fldChar w:fldCharType="end"/>
      </w:r>
      <w:r>
        <w:t xml:space="preserve"> zeigt sich, dass die Antworten in den verschiedenen Abteilungen für gewisse Fragen merklich unterschiedlich ausgefallen sind. </w:t>
      </w:r>
      <w:r>
        <w:br/>
        <w:t>Da der Zweck der durchgeführten Befragung war, Antworten zu „Akzeptanz Video produzieren“ zu erhalten, können als Beispiel die Antworten zu dieser Frage ein wenig genauer analysiert werden. Studenten der Abteilungen Informatik und Erneuerbare Energien und Umwelttechnik antworteten am wenigsten abweisend</w:t>
      </w:r>
      <w:ins w:id="23" w:author="Markus Stolze" w:date="2012-03-21T16:52:00Z">
        <w:r w:rsidR="004149EA">
          <w:t xml:space="preserve"> (Zahl / %?)</w:t>
        </w:r>
      </w:ins>
      <w:r>
        <w:t xml:space="preserve">. Daraus ist zu schliessen, dass sich ein Video zur Präsentation der in ihrem Studiengang zu erstellenden Arbeiten wohl besser eignet. Studierende des Bauingenieurwesens hingegen lehnen den Vorschlag, das Poster mit einem Video zu ersetzen, </w:t>
      </w:r>
      <w:ins w:id="24" w:author="Markus Stolze" w:date="2012-03-21T16:52:00Z">
        <w:r w:rsidR="004149EA">
          <w:t xml:space="preserve">am stärksten </w:t>
        </w:r>
      </w:ins>
      <w:r>
        <w:t xml:space="preserve">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14:paraId="3E9DC978" w14:textId="77777777" w:rsidR="00FF3479" w:rsidRDefault="00FF3479" w:rsidP="00FF3479">
      <w:pPr>
        <w:keepNext/>
      </w:pPr>
      <w:r>
        <w:rPr>
          <w:noProof/>
          <w:lang w:eastAsia="de-CH"/>
        </w:rPr>
        <w:lastRenderedPageBreak/>
        <w:drawing>
          <wp:inline distT="0" distB="0" distL="0" distR="0" wp14:anchorId="27212FF0" wp14:editId="3F38DFC2">
            <wp:extent cx="5762625" cy="63912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646DFAD" w14:textId="77777777" w:rsidR="00FF3479" w:rsidRDefault="00FF3479" w:rsidP="00FF3479">
      <w:pPr>
        <w:pStyle w:val="Caption"/>
      </w:pPr>
      <w:bookmarkStart w:id="25" w:name="_Ref318974341"/>
      <w:r>
        <w:t xml:space="preserve">Abbildung </w:t>
      </w:r>
      <w:r w:rsidR="003F5166">
        <w:fldChar w:fldCharType="begin"/>
      </w:r>
      <w:r w:rsidR="003F5166">
        <w:instrText xml:space="preserve"> SEQ Abbildung \* ARABIC </w:instrText>
      </w:r>
      <w:r w:rsidR="003F5166">
        <w:fldChar w:fldCharType="separate"/>
      </w:r>
      <w:r w:rsidR="000E3E63">
        <w:rPr>
          <w:noProof/>
        </w:rPr>
        <w:t>8</w:t>
      </w:r>
      <w:r w:rsidR="003F5166">
        <w:rPr>
          <w:noProof/>
        </w:rPr>
        <w:fldChar w:fldCharType="end"/>
      </w:r>
      <w:r>
        <w:t xml:space="preserve"> - Vergleich der Studiengänge</w:t>
      </w:r>
      <w:bookmarkEnd w:id="25"/>
    </w:p>
    <w:p w14:paraId="27FFDCF2" w14:textId="77777777" w:rsidR="00FF3479" w:rsidRDefault="00FF3479" w:rsidP="00FF3479">
      <w:r>
        <w:t>Alle ausgefüllten Fragebögen sind im Anhang (TODO) zu finden. Im selben Kapitel befindet sich auch die ausführliche Auswertung der Bögen pro Abteilung mit Unterscheidung der Antworten nach Semester.</w:t>
      </w:r>
    </w:p>
    <w:p w14:paraId="1DCBF560" w14:textId="77777777" w:rsidR="00FF3479" w:rsidRDefault="00FF3479" w:rsidP="00FF3479">
      <w:pPr>
        <w:pStyle w:val="Heading3"/>
      </w:pPr>
      <w:r>
        <w:t>Fazit</w:t>
      </w:r>
    </w:p>
    <w:p w14:paraId="349125F6" w14:textId="77777777" w:rsidR="00FF3479" w:rsidRDefault="00FF3479" w:rsidP="00FF3479">
      <w:r>
        <w:t xml:space="preserve">Im Meeting vom 02.03.12 wurden die im Unterkapitel </w:t>
      </w:r>
      <w:r>
        <w:fldChar w:fldCharType="begin"/>
      </w:r>
      <w:r>
        <w:instrText xml:space="preserve"> REF _Ref318985154 \r \h </w:instrText>
      </w:r>
      <w:r>
        <w:fldChar w:fldCharType="separate"/>
      </w:r>
      <w:r>
        <w:t>I.5.2</w:t>
      </w:r>
      <w:r>
        <w:fldChar w:fldCharType="end"/>
      </w:r>
      <w:r>
        <w:t xml:space="preserve"> </w:t>
      </w:r>
      <w:r>
        <w:fldChar w:fldCharType="begin"/>
      </w:r>
      <w:r>
        <w:instrText xml:space="preserve"> REF _Ref318985154 \h </w:instrText>
      </w:r>
      <w:r>
        <w:fldChar w:fldCharType="separate"/>
      </w:r>
      <w:r>
        <w:t>Auswertung</w:t>
      </w:r>
      <w:r>
        <w:fldChar w:fldCharType="end"/>
      </w:r>
      <w:r>
        <w:t xml:space="preserve"> dokumentierten Ergebnisse diskutiert. Dabei entstanden folgende Ideen:</w:t>
      </w:r>
    </w:p>
    <w:p w14:paraId="3F6A3026" w14:textId="77777777" w:rsidR="00FF3479" w:rsidRDefault="00FF3479" w:rsidP="00FF3479">
      <w:r w:rsidRPr="007C1E1F">
        <w:rPr>
          <w:b/>
        </w:rPr>
        <w:t>Video generieren</w:t>
      </w:r>
      <w:r>
        <w:br/>
        <w:t xml:space="preserve">Aus einem speziellen </w:t>
      </w:r>
      <w:r w:rsidRPr="00A30DEF">
        <w:t xml:space="preserve">Formular </w:t>
      </w:r>
      <w:r>
        <w:t>kann per Knopfdruck</w:t>
      </w:r>
      <w:r w:rsidRPr="00A30DEF">
        <w:t xml:space="preserve"> ein Video generiert</w:t>
      </w:r>
      <w:r>
        <w:t xml:space="preserve"> werden</w:t>
      </w:r>
      <w:r w:rsidRPr="00A30DEF">
        <w:t xml:space="preserve">. </w:t>
      </w:r>
      <w:r>
        <w:t xml:space="preserve">Dies stellt eine </w:t>
      </w:r>
      <w:r w:rsidRPr="00A30DEF">
        <w:t>Vereinfachung</w:t>
      </w:r>
      <w:r>
        <w:t xml:space="preserve"> der Produktion von Videos</w:t>
      </w:r>
      <w:r w:rsidRPr="00A30DEF">
        <w:t xml:space="preserve"> für alle Studiengänge</w:t>
      </w:r>
      <w:r>
        <w:t xml:space="preserve"> dar</w:t>
      </w:r>
      <w:r w:rsidRPr="00A30DEF">
        <w:t>.</w:t>
      </w:r>
    </w:p>
    <w:p w14:paraId="67C5FD37" w14:textId="77777777" w:rsidR="00FF3479" w:rsidRDefault="00FF3479" w:rsidP="00FF3479">
      <w:r w:rsidRPr="007C1E1F">
        <w:rPr>
          <w:b/>
        </w:rPr>
        <w:t>Videos selber produzieren</w:t>
      </w:r>
      <w:r w:rsidRPr="00A30DEF">
        <w:br/>
      </w:r>
      <w:r>
        <w:t xml:space="preserve">Damit man sich das Endprodukt bereits bis zu einem gewissen Grad vorstellen kann, soll ein </w:t>
      </w:r>
      <w:r w:rsidRPr="00A30DEF">
        <w:t>Beispielvideo</w:t>
      </w:r>
      <w:r>
        <w:t xml:space="preserve"> zur Verfügung gestellt werden. Damit auch Studenten, welche technisch weniger bewandert sind, mit möglichst </w:t>
      </w:r>
      <w:r>
        <w:lastRenderedPageBreak/>
        <w:t xml:space="preserve">geringem Aufwand zu einem akzeptablen Ergebnis kommen, soll in einem eigens für die </w:t>
      </w:r>
      <w:r w:rsidRPr="00A30DEF">
        <w:t>Videoerstellung</w:t>
      </w:r>
      <w:r>
        <w:t xml:space="preserve"> reservierten Raum ein Betreuer für Fragen und zur Unterstützung zur Verfügung stehen.</w:t>
      </w:r>
    </w:p>
    <w:p w14:paraId="319017E6" w14:textId="77777777" w:rsidR="00FF3479" w:rsidRDefault="00FF3479" w:rsidP="00FF3479">
      <w:r w:rsidRPr="007C1E1F">
        <w:rPr>
          <w:b/>
        </w:rPr>
        <w:t>Poster enthält dynamische Elemente</w:t>
      </w:r>
      <w:r>
        <w:br/>
        <w:t xml:space="preserve">Das </w:t>
      </w:r>
      <w:r w:rsidRPr="00A30DEF">
        <w:t xml:space="preserve">Grundbild bleibt </w:t>
      </w:r>
      <w:r>
        <w:t>das Poster. D</w:t>
      </w:r>
      <w:r w:rsidRPr="00A30DEF">
        <w:t xml:space="preserve">ie Studiengänge, für welche es Sinn macht, </w:t>
      </w:r>
      <w:r>
        <w:t xml:space="preserve">sollen die </w:t>
      </w:r>
      <w:r w:rsidRPr="00A30DEF">
        <w:t>Möglichkeit</w:t>
      </w:r>
      <w:r>
        <w:t xml:space="preserve"> haben, das </w:t>
      </w:r>
      <w:r w:rsidRPr="00A30DEF">
        <w:t xml:space="preserve">Poster </w:t>
      </w:r>
      <w:r>
        <w:t>mit Videos zu erweitern. Das Drücken einer Schaltfläche, welche auf dem Poster positioniert ist, löst dann zum Beispiel die Produktdemo</w:t>
      </w:r>
      <w:r w:rsidRPr="00A30DEF">
        <w:t xml:space="preserve"> </w:t>
      </w:r>
      <w:r>
        <w:t>aus.</w:t>
      </w:r>
    </w:p>
    <w:p w14:paraId="7FF1A220" w14:textId="77777777" w:rsidR="007F1ABA" w:rsidRDefault="00FF3479" w:rsidP="00FF3479">
      <w:pPr>
        <w:rPr>
          <w:rFonts w:asciiTheme="majorHAnsi" w:hAnsiTheme="majorHAnsi"/>
          <w:color w:val="00629E"/>
          <w:spacing w:val="15"/>
          <w:sz w:val="22"/>
          <w:szCs w:val="22"/>
        </w:rPr>
      </w:pPr>
      <w:r>
        <w:t xml:space="preserve">Diese Ideen sollen die </w:t>
      </w:r>
      <w:r w:rsidRPr="00A30DEF">
        <w:t>Akzeptanz des Videos</w:t>
      </w:r>
      <w:r>
        <w:t xml:space="preserve"> steigern.</w:t>
      </w:r>
    </w:p>
    <w:p w14:paraId="73E5A214" w14:textId="77777777" w:rsidR="006A77EE" w:rsidRDefault="006A77EE">
      <w:pPr>
        <w:rPr>
          <w:rFonts w:asciiTheme="majorHAnsi" w:hAnsiTheme="majorHAnsi"/>
          <w:b/>
          <w:color w:val="FFFFFF" w:themeColor="background1"/>
          <w:spacing w:val="15"/>
          <w:sz w:val="24"/>
          <w:szCs w:val="22"/>
        </w:rPr>
      </w:pPr>
      <w:r>
        <w:br w:type="page"/>
      </w:r>
    </w:p>
    <w:p w14:paraId="4B87CE3A" w14:textId="77777777" w:rsidR="008D093B" w:rsidRDefault="008D093B" w:rsidP="008D093B">
      <w:pPr>
        <w:pStyle w:val="Heading2"/>
      </w:pPr>
      <w:r>
        <w:lastRenderedPageBreak/>
        <w:t>Personas</w:t>
      </w:r>
    </w:p>
    <w:p w14:paraId="33FF75BE" w14:textId="77777777" w:rsidR="008D093B" w:rsidRDefault="008D093B" w:rsidP="008D093B">
      <w:r>
        <w:t>Aus den Befragungen (siehe</w:t>
      </w:r>
      <w:r w:rsidR="004033A6">
        <w:t xml:space="preserve"> </w:t>
      </w:r>
      <w:r w:rsidR="004033A6">
        <w:fldChar w:fldCharType="begin"/>
      </w:r>
      <w:r w:rsidR="004033A6">
        <w:instrText xml:space="preserve"> REF _Ref319428867 \r \h </w:instrText>
      </w:r>
      <w:r w:rsidR="004033A6">
        <w:fldChar w:fldCharType="separate"/>
      </w:r>
      <w:r w:rsidR="004033A6">
        <w:t>I.5</w:t>
      </w:r>
      <w:r w:rsidR="004033A6">
        <w:fldChar w:fldCharType="end"/>
      </w:r>
      <w:r w:rsidR="004033A6">
        <w:t xml:space="preserve"> </w:t>
      </w:r>
      <w:r w:rsidR="004033A6">
        <w:fldChar w:fldCharType="begin"/>
      </w:r>
      <w:r w:rsidR="004033A6">
        <w:instrText xml:space="preserve"> REF _Ref319428867 \h </w:instrText>
      </w:r>
      <w:r w:rsidR="004033A6">
        <w:fldChar w:fldCharType="separate"/>
      </w:r>
      <w:r w:rsidR="004033A6">
        <w:t>Befragung</w:t>
      </w:r>
      <w:r w:rsidR="004033A6">
        <w:fldChar w:fldCharType="end"/>
      </w:r>
      <w:r>
        <w:t xml:space="preserve">) lassen sich </w:t>
      </w:r>
      <w:r w:rsidR="004033A6">
        <w:t xml:space="preserve">folgende Punkte </w:t>
      </w:r>
      <w:r w:rsidR="00DF3331">
        <w:t xml:space="preserve">als Verhaltensvariablen </w:t>
      </w:r>
      <w:r w:rsidR="004033A6">
        <w:t xml:space="preserve">für die </w:t>
      </w:r>
      <w:r>
        <w:t>Evaluierung</w:t>
      </w:r>
      <w:r w:rsidR="00EB2B5B">
        <w:t xml:space="preserve"> der verschiedenen Rollen</w:t>
      </w:r>
      <w:r w:rsidR="00BB47F6">
        <w:t xml:space="preserve"> für das zu entwickelnde System</w:t>
      </w:r>
      <w:r>
        <w:t xml:space="preserve"> übernehmen:</w:t>
      </w:r>
    </w:p>
    <w:p w14:paraId="6A54B85D" w14:textId="77777777" w:rsidR="008D093B" w:rsidRDefault="008D093B" w:rsidP="008D093B">
      <w:pPr>
        <w:pStyle w:val="ListParagraph"/>
        <w:numPr>
          <w:ilvl w:val="0"/>
          <w:numId w:val="17"/>
        </w:numPr>
      </w:pPr>
      <w:r>
        <w:t>Sic</w:t>
      </w:r>
      <w:r w:rsidR="004033A6">
        <w:t xml:space="preserve">htbarkeit der Poster, welche in diesem Kapitel fortan </w:t>
      </w:r>
      <w:r>
        <w:t xml:space="preserve">als </w:t>
      </w:r>
      <w:r w:rsidR="00BB47F6">
        <w:t>„</w:t>
      </w:r>
      <w:r>
        <w:t xml:space="preserve">Interesse </w:t>
      </w:r>
      <w:r w:rsidR="004033A6">
        <w:t>an den Postern</w:t>
      </w:r>
      <w:r w:rsidR="00BB47F6">
        <w:t>“</w:t>
      </w:r>
      <w:r w:rsidR="004033A6">
        <w:t xml:space="preserve"> aufgelistet wird</w:t>
      </w:r>
    </w:p>
    <w:p w14:paraId="4F31A66B" w14:textId="77777777" w:rsidR="008D093B" w:rsidRDefault="008D093B" w:rsidP="008D093B">
      <w:pPr>
        <w:pStyle w:val="ListParagraph"/>
        <w:numPr>
          <w:ilvl w:val="0"/>
          <w:numId w:val="17"/>
        </w:numPr>
      </w:pPr>
      <w:r>
        <w:t>Wert der Präsentation</w:t>
      </w:r>
    </w:p>
    <w:p w14:paraId="3ECA4085" w14:textId="77777777" w:rsidR="008D093B" w:rsidRDefault="008D093B" w:rsidP="008D093B">
      <w:pPr>
        <w:pStyle w:val="ListParagraph"/>
        <w:numPr>
          <w:ilvl w:val="0"/>
          <w:numId w:val="17"/>
        </w:numPr>
      </w:pPr>
      <w:r>
        <w:t>Zeitaufwand</w:t>
      </w:r>
    </w:p>
    <w:p w14:paraId="701A0C80" w14:textId="77777777" w:rsidR="008D093B" w:rsidRPr="00990D45" w:rsidRDefault="008D093B" w:rsidP="008D093B">
      <w:pPr>
        <w:pStyle w:val="ListParagraph"/>
        <w:numPr>
          <w:ilvl w:val="0"/>
          <w:numId w:val="17"/>
        </w:numPr>
      </w:pPr>
      <w:r>
        <w:t>Qualität der Poster/Broschüre</w:t>
      </w:r>
    </w:p>
    <w:p w14:paraId="325E70B4" w14:textId="77777777" w:rsidR="008D093B" w:rsidRDefault="008D093B" w:rsidP="008D093B">
      <w:r>
        <w:t xml:space="preserve">Die Verteilung </w:t>
      </w:r>
      <w:r w:rsidR="008F3C8B">
        <w:t>der Antworten</w:t>
      </w:r>
      <w:r w:rsidR="00BB47F6">
        <w:t xml:space="preserve"> auf die oben genannten Punkte </w:t>
      </w:r>
      <w:r w:rsidR="006505B5">
        <w:t xml:space="preserve">aus den Befragungen </w:t>
      </w:r>
      <w:r>
        <w:t>sieht wie folgt aus:</w:t>
      </w:r>
    </w:p>
    <w:p w14:paraId="6C1679F0" w14:textId="77777777" w:rsidR="008D093B" w:rsidRDefault="008D093B" w:rsidP="008D093B">
      <w:r>
        <w:rPr>
          <w:noProof/>
          <w:lang w:eastAsia="de-CH"/>
        </w:rPr>
        <mc:AlternateContent>
          <mc:Choice Requires="wps">
            <w:drawing>
              <wp:anchor distT="0" distB="0" distL="114300" distR="114300" simplePos="0" relativeHeight="251664384" behindDoc="0" locked="0" layoutInCell="1" allowOverlap="1" wp14:anchorId="03ECD997" wp14:editId="30642D9A">
                <wp:simplePos x="0" y="0"/>
                <wp:positionH relativeFrom="column">
                  <wp:posOffset>2005330</wp:posOffset>
                </wp:positionH>
                <wp:positionV relativeFrom="paragraph">
                  <wp:posOffset>121285</wp:posOffset>
                </wp:positionV>
                <wp:extent cx="923925" cy="306070"/>
                <wp:effectExtent l="0" t="0" r="9525"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06070"/>
                        </a:xfrm>
                        <a:prstGeom prst="rect">
                          <a:avLst/>
                        </a:prstGeom>
                        <a:solidFill>
                          <a:srgbClr val="FFFFFF"/>
                        </a:solidFill>
                        <a:ln w="9525">
                          <a:noFill/>
                          <a:miter lim="800000"/>
                          <a:headEnd/>
                          <a:tailEnd/>
                        </a:ln>
                      </wps:spPr>
                      <wps:txbx>
                        <w:txbxContent>
                          <w:p w14:paraId="5F21B2CF" w14:textId="77777777" w:rsidR="006A50FA" w:rsidRPr="00082E30" w:rsidRDefault="006A50FA" w:rsidP="008D093B">
                            <w:pPr>
                              <w:jc w:val="center"/>
                            </w:pPr>
                            <w:r>
                              <w:t>Zeitaufwand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mv="urn:schemas-microsoft-com:mac:vml" xmlns:mo="http://schemas.microsoft.com/office/mac/office/2008/main">
            <w:pict>
              <v:shape id="_x0000_s1027" type="#_x0000_t202" style="position:absolute;margin-left:157.9pt;margin-top:9.55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" stroked="f">
                <v:textbox style="mso-fit-shape-to-text:t">
                  <w:txbxContent>
                    <w:p w:rsidR="006A50FA" w:rsidRPr="00082E30" w:rsidRDefault="006A50FA" w:rsidP="008D093B">
                      <w:pPr>
                        <w:jc w:val="center"/>
                      </w:pPr>
                      <w:r>
                        <w:t>Zeitaufwand</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0E364C2F" wp14:editId="54155561">
                <wp:simplePos x="0" y="0"/>
                <wp:positionH relativeFrom="column">
                  <wp:posOffset>2824480</wp:posOffset>
                </wp:positionH>
                <wp:positionV relativeFrom="paragraph">
                  <wp:posOffset>45085</wp:posOffset>
                </wp:positionV>
                <wp:extent cx="1152525" cy="461010"/>
                <wp:effectExtent l="0" t="0" r="9525"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461010"/>
                        </a:xfrm>
                        <a:prstGeom prst="rect">
                          <a:avLst/>
                        </a:prstGeom>
                        <a:solidFill>
                          <a:srgbClr val="FFFFFF"/>
                        </a:solidFill>
                        <a:ln w="9525">
                          <a:noFill/>
                          <a:miter lim="800000"/>
                          <a:headEnd/>
                          <a:tailEnd/>
                        </a:ln>
                      </wps:spPr>
                      <wps:txbx>
                        <w:txbxContent>
                          <w:p w14:paraId="5D2AD3FA" w14:textId="77777777" w:rsidR="006A50FA" w:rsidRPr="00082E30" w:rsidRDefault="006A50FA" w:rsidP="008D093B">
                            <w:pPr>
                              <w:jc w:val="center"/>
                            </w:pPr>
                            <w:r>
                              <w:t>Qualität der Poster/Broschüre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mv="urn:schemas-microsoft-com:mac:vml" xmlns:mo="http://schemas.microsoft.com/office/mac/office/2008/main">
            <w:pict>
              <v:shape id="_x0000_s1028" type="#_x0000_t202" style="position:absolute;margin-left:222.4pt;margin-top:3.55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" stroked="f">
                <v:textbox style="mso-fit-shape-to-text:t">
                  <w:txbxContent>
                    <w:p w:rsidR="006A50FA" w:rsidRPr="00082E30" w:rsidRDefault="006A50FA" w:rsidP="008D093B">
                      <w:pPr>
                        <w:jc w:val="center"/>
                      </w:pPr>
                      <w:r>
                        <w:t>Qualität der Poster/Broschüre</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51794DD1" wp14:editId="35AB3420">
                <wp:simplePos x="0" y="0"/>
                <wp:positionH relativeFrom="column">
                  <wp:posOffset>1224280</wp:posOffset>
                </wp:positionH>
                <wp:positionV relativeFrom="paragraph">
                  <wp:posOffset>45085</wp:posOffset>
                </wp:positionV>
                <wp:extent cx="923925" cy="461010"/>
                <wp:effectExtent l="0" t="0" r="9525"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461010"/>
                        </a:xfrm>
                        <a:prstGeom prst="rect">
                          <a:avLst/>
                        </a:prstGeom>
                        <a:solidFill>
                          <a:srgbClr val="FFFFFF"/>
                        </a:solidFill>
                        <a:ln w="9525">
                          <a:noFill/>
                          <a:miter lim="800000"/>
                          <a:headEnd/>
                          <a:tailEnd/>
                        </a:ln>
                      </wps:spPr>
                      <wps:txbx>
                        <w:txbxContent>
                          <w:p w14:paraId="26045C72" w14:textId="77777777" w:rsidR="006A50FA" w:rsidRPr="00082E30" w:rsidRDefault="006A50FA" w:rsidP="008D093B">
                            <w:pPr>
                              <w:jc w:val="center"/>
                            </w:pPr>
                            <w:r>
                              <w:t>Wert der Präsentation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mv="urn:schemas-microsoft-com:mac:vml" xmlns:mo="http://schemas.microsoft.com/office/mac/office/2008/main">
            <w:pict>
              <v:shape id="_x0000_s1029" type="#_x0000_t202" style="position:absolute;margin-left:96.4pt;margin-top:3.55pt;width:72.7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" stroked="f">
                <v:textbox style="mso-fit-shape-to-text:t">
                  <w:txbxContent>
                    <w:p w:rsidR="006A50FA" w:rsidRPr="00082E30" w:rsidRDefault="006A50FA" w:rsidP="008D093B">
                      <w:pPr>
                        <w:jc w:val="center"/>
                      </w:pPr>
                      <w:r>
                        <w:t>Wert der Präsentation</w:t>
                      </w:r>
                    </w:p>
                  </w:txbxContent>
                </v:textbox>
              </v:shape>
            </w:pict>
          </mc:Fallback>
        </mc:AlternateContent>
      </w:r>
      <w:r>
        <w:rPr>
          <w:noProof/>
          <w:lang w:eastAsia="de-CH"/>
        </w:rPr>
        <mc:AlternateContent>
          <mc:Choice Requires="wps">
            <w:drawing>
              <wp:anchor distT="0" distB="0" distL="114300" distR="114300" simplePos="0" relativeHeight="251662336" behindDoc="0" locked="0" layoutInCell="1" allowOverlap="1" wp14:anchorId="03FB8A5E" wp14:editId="63F7EA59">
                <wp:simplePos x="0" y="0"/>
                <wp:positionH relativeFrom="column">
                  <wp:posOffset>405130</wp:posOffset>
                </wp:positionH>
                <wp:positionV relativeFrom="paragraph">
                  <wp:posOffset>48260</wp:posOffset>
                </wp:positionV>
                <wp:extent cx="895350" cy="46101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461010"/>
                        </a:xfrm>
                        <a:prstGeom prst="rect">
                          <a:avLst/>
                        </a:prstGeom>
                        <a:solidFill>
                          <a:srgbClr val="FFFFFF"/>
                        </a:solidFill>
                        <a:ln w="9525">
                          <a:noFill/>
                          <a:miter lim="800000"/>
                          <a:headEnd/>
                          <a:tailEnd/>
                        </a:ln>
                      </wps:spPr>
                      <wps:txbx>
                        <w:txbxContent>
                          <w:p w14:paraId="1BABDF95" w14:textId="77777777" w:rsidR="006A50FA" w:rsidRPr="00082E30" w:rsidRDefault="006A50FA" w:rsidP="008D093B">
                            <w:pPr>
                              <w:jc w:val="center"/>
                            </w:pPr>
                            <w:r>
                              <w:t>Interesse an den Postern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mv="urn:schemas-microsoft-com:mac:vml" xmlns:mo="http://schemas.microsoft.com/office/mac/office/2008/main">
            <w:pict>
              <v:shape id="_x0000_s1030" type="#_x0000_t202" style="position:absolute;margin-left:31.9pt;margin-top:3.8pt;width:70.5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" stroked="f">
                <v:textbox style="mso-fit-shape-to-text:t">
                  <w:txbxContent>
                    <w:p w:rsidR="006A50FA" w:rsidRPr="00082E30" w:rsidRDefault="006A50FA" w:rsidP="008D093B">
                      <w:pPr>
                        <w:jc w:val="center"/>
                      </w:pPr>
                      <w:r>
                        <w:t>Interesse an den Postern</w:t>
                      </w:r>
                    </w:p>
                  </w:txbxContent>
                </v:textbox>
              </v:shape>
            </w:pict>
          </mc:Fallback>
        </mc:AlternateContent>
      </w:r>
      <w:r>
        <w:rPr>
          <w:noProof/>
          <w:lang w:eastAsia="de-CH"/>
        </w:rPr>
        <w:drawing>
          <wp:inline distT="0" distB="0" distL="0" distR="0" wp14:anchorId="38E64CFF" wp14:editId="7624A55B">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550D025" w14:textId="77777777" w:rsidR="008D093B" w:rsidRDefault="008D093B" w:rsidP="008D093B">
      <w:pPr>
        <w:pStyle w:val="Caption"/>
      </w:pPr>
      <w:bookmarkStart w:id="26" w:name="_Ref319422492"/>
      <w:r>
        <w:t xml:space="preserve">Abbildung </w:t>
      </w:r>
      <w:r w:rsidR="003F5166">
        <w:fldChar w:fldCharType="begin"/>
      </w:r>
      <w:r w:rsidR="003F5166">
        <w:instrText xml:space="preserve"> SEQ Abbildung \* ARABIC </w:instrText>
      </w:r>
      <w:r w:rsidR="003F5166">
        <w:fldChar w:fldCharType="separate"/>
      </w:r>
      <w:r w:rsidR="000E3E63">
        <w:rPr>
          <w:noProof/>
        </w:rPr>
        <w:t>9</w:t>
      </w:r>
      <w:r w:rsidR="003F5166">
        <w:rPr>
          <w:noProof/>
        </w:rPr>
        <w:fldChar w:fldCharType="end"/>
      </w:r>
      <w:r>
        <w:t xml:space="preserve"> – Meinungsverteilung</w:t>
      </w:r>
      <w:bookmarkEnd w:id="26"/>
    </w:p>
    <w:p w14:paraId="784DDAE7" w14:textId="16BBD02F" w:rsidR="008D093B" w:rsidRPr="00755DE4" w:rsidRDefault="008D093B" w:rsidP="008D093B">
      <w:pPr>
        <w:rPr>
          <w:rFonts w:asciiTheme="majorHAnsi" w:hAnsiTheme="majorHAnsi"/>
          <w:b/>
          <w:color w:val="FFFFFF" w:themeColor="background1"/>
          <w:spacing w:val="15"/>
          <w:sz w:val="24"/>
          <w:szCs w:val="22"/>
        </w:rPr>
      </w:pPr>
      <w:r>
        <w:t xml:space="preserve">Wie aus der </w:t>
      </w:r>
      <w:r>
        <w:fldChar w:fldCharType="begin"/>
      </w:r>
      <w:r>
        <w:instrText xml:space="preserve"> REF _Ref319422492 \h </w:instrText>
      </w:r>
      <w:r>
        <w:fldChar w:fldCharType="separate"/>
      </w:r>
      <w:r>
        <w:t xml:space="preserve">Abbildung </w:t>
      </w:r>
      <w:r>
        <w:rPr>
          <w:noProof/>
        </w:rPr>
        <w:t>9</w:t>
      </w:r>
      <w:r>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 xml:space="preserve">i „trifft eher nicht zu“. Daraus lassen sich zwei </w:t>
      </w:r>
      <w:r w:rsidR="006A50FA">
        <w:t>Rollen</w:t>
      </w:r>
      <w:r>
        <w:t xml:space="preserve"> extrahieren. Die eine</w:t>
      </w:r>
      <w:r w:rsidR="006A50FA">
        <w:t xml:space="preserve"> </w:t>
      </w:r>
      <w:commentRangeStart w:id="27"/>
      <w:r w:rsidR="006A50FA">
        <w:t>Rolle umfasst Personas</w:t>
      </w:r>
      <w:commentRangeEnd w:id="27"/>
      <w:r w:rsidR="000C4FEE">
        <w:rPr>
          <w:rStyle w:val="CommentReference"/>
        </w:rPr>
        <w:commentReference w:id="27"/>
      </w:r>
      <w:r w:rsidR="006A50FA">
        <w:t>, die</w:t>
      </w:r>
      <w:r>
        <w:t xml:space="preserve"> sich </w:t>
      </w:r>
      <w:del w:id="28" w:author="Markus Stolze" w:date="2012-03-21T16:56:00Z">
        <w:r w:rsidDel="000C4FEE">
          <w:delText xml:space="preserve">eher stark </w:delText>
        </w:r>
      </w:del>
      <w:r>
        <w:t>für die Bachelorarbeiten und Poster</w:t>
      </w:r>
      <w:r w:rsidR="006A50FA">
        <w:t xml:space="preserve"> interessieren und </w:t>
      </w:r>
      <w:r>
        <w:t>deren Inhalte auch aufmerksam</w:t>
      </w:r>
      <w:r w:rsidR="006A50FA">
        <w:t xml:space="preserve"> lesen</w:t>
      </w:r>
      <w:r>
        <w:t xml:space="preserve">. Die </w:t>
      </w:r>
      <w:r w:rsidR="006A50FA">
        <w:t>zweite Rolle schliesst Personas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p>
    <w:p w14:paraId="5DD3CA59" w14:textId="77777777" w:rsidR="008D093B" w:rsidRDefault="008F3C8B" w:rsidP="008D093B">
      <w:r>
        <w:t>Neben dem</w:t>
      </w:r>
      <w:r w:rsidR="008D093B">
        <w:t xml:space="preserve"> Schulunterricht finde</w:t>
      </w:r>
      <w:r w:rsidR="00C36B10">
        <w:t>n</w:t>
      </w:r>
      <w:r w:rsidR="008D093B">
        <w:t xml:space="preserve"> an der HSR auch immer wieder Veranstaltungen f</w:t>
      </w:r>
      <w:r w:rsidR="00AB2906">
        <w:t>ür externe Personen statt. Diese Besucher</w:t>
      </w:r>
      <w:r w:rsidR="008D093B">
        <w:t xml:space="preserve"> sind ebenfalls potenzielle Video Wall Nutzer. Bei den Veranstaltungen gibt es immer Pausen</w:t>
      </w:r>
      <w:r w:rsidR="00C36B10">
        <w:t>. D</w:t>
      </w:r>
      <w:r w:rsidR="008D093B">
        <w:t>iese Zeit kann genutzt werden</w:t>
      </w:r>
      <w:r w:rsidR="00C36B10">
        <w:t>,</w:t>
      </w:r>
      <w:r w:rsidR="008D093B">
        <w:t xml:space="preserve"> um Aussenstehenden die Arbeiten der HSR näher zu bringen und im Idealfall eine Zusammenarbeit zwischen externen Instanzen und der HSR zu fördern.</w:t>
      </w:r>
      <w:r w:rsidR="00AB2906">
        <w:t xml:space="preserve"> Externe Personen, die eine Veranstaltung an der HSR besuchen, werden zu einer dritten </w:t>
      </w:r>
      <w:commentRangeStart w:id="29"/>
      <w:r w:rsidR="00AB2906">
        <w:t xml:space="preserve">Rolle </w:t>
      </w:r>
      <w:commentRangeEnd w:id="29"/>
      <w:r w:rsidR="000C4FEE">
        <w:rPr>
          <w:rStyle w:val="CommentReference"/>
        </w:rPr>
        <w:commentReference w:id="29"/>
      </w:r>
      <w:r w:rsidR="00AB2906">
        <w:t>zusammengefasst.</w:t>
      </w:r>
    </w:p>
    <w:p w14:paraId="2106B10B" w14:textId="77777777" w:rsidR="00AB2906" w:rsidRDefault="00AB2906" w:rsidP="008D093B">
      <w:r>
        <w:t xml:space="preserve">Weiter gibt es die Rolle des </w:t>
      </w:r>
      <w:r w:rsidRPr="00AB2906">
        <w:t>Student</w:t>
      </w:r>
      <w:r>
        <w:t>en</w:t>
      </w:r>
      <w:r w:rsidRPr="00AB2906">
        <w:t>, der gerne eine App</w:t>
      </w:r>
      <w:r>
        <w:t xml:space="preserve">likation </w:t>
      </w:r>
      <w:r w:rsidRPr="00AB2906">
        <w:t>programmieren möchte</w:t>
      </w:r>
      <w:r>
        <w:t>, um diese dann auf der Video Wall verfügbar machen zu können. Ferner besteht die Rolle der</w:t>
      </w:r>
      <w:r w:rsidRPr="00AB2906">
        <w:t xml:space="preserve"> Sekretärin, die die</w:t>
      </w:r>
      <w:r>
        <w:t xml:space="preserve"> Bachelor- und Masterposter</w:t>
      </w:r>
      <w:r w:rsidRPr="00AB2906">
        <w:t xml:space="preserve"> und andere Inhalte</w:t>
      </w:r>
      <w:r>
        <w:t xml:space="preserve"> der Video Wall</w:t>
      </w:r>
      <w:r w:rsidRPr="00AB2906">
        <w:t xml:space="preserve"> verwaltet.</w:t>
      </w:r>
    </w:p>
    <w:p w14:paraId="18C2BE60" w14:textId="77777777" w:rsidR="00EB2B5B" w:rsidRDefault="00AB2906" w:rsidP="008D093B">
      <w:r>
        <w:t>Für die</w:t>
      </w:r>
      <w:r w:rsidR="00EB2B5B">
        <w:t xml:space="preserve"> </w:t>
      </w:r>
      <w:r>
        <w:t>oben</w:t>
      </w:r>
      <w:r w:rsidR="00EB2B5B">
        <w:t xml:space="preserve"> beschriebenen </w:t>
      </w:r>
      <w:r>
        <w:t>ersten drei Rollen wurde je eine Persona ausgearbeitet, da diese für Erarbeitung der Applikation eine entscheidende Rolle spielen. Die drei Personas werden nachfolgend beschrieben.</w:t>
      </w:r>
    </w:p>
    <w:p w14:paraId="020E3861" w14:textId="77777777" w:rsidR="00DD39D7" w:rsidRDefault="00DD39D7">
      <w:pPr>
        <w:rPr>
          <w:rFonts w:asciiTheme="majorHAnsi" w:hAnsiTheme="majorHAnsi"/>
          <w:b/>
          <w:color w:val="00629E"/>
          <w:spacing w:val="15"/>
          <w:sz w:val="22"/>
          <w:szCs w:val="22"/>
        </w:rPr>
      </w:pPr>
      <w:r>
        <w:br w:type="page"/>
      </w:r>
    </w:p>
    <w:p w14:paraId="769589FF" w14:textId="77777777" w:rsidR="008D093B" w:rsidRDefault="008D093B" w:rsidP="008D093B">
      <w:pPr>
        <w:pStyle w:val="Heading3"/>
      </w:pPr>
      <w:r>
        <w:lastRenderedPageBreak/>
        <w:t xml:space="preserve">Persona Peter </w:t>
      </w:r>
      <w:commentRangeStart w:id="30"/>
      <w:r>
        <w:t>Posterleser</w:t>
      </w:r>
      <w:commentRangeEnd w:id="30"/>
      <w:r w:rsidR="00CE7B52">
        <w:rPr>
          <w:rStyle w:val="CommentReference"/>
          <w:rFonts w:asciiTheme="minorHAnsi" w:hAnsiTheme="minorHAnsi"/>
          <w:b w:val="0"/>
          <w:color w:val="auto"/>
          <w:spacing w:val="0"/>
        </w:rPr>
        <w:commentReference w:id="30"/>
      </w:r>
    </w:p>
    <w:tbl>
      <w:tblPr>
        <w:tblStyle w:val="TableGrid"/>
        <w:tblW w:w="0" w:type="auto"/>
        <w:tblLook w:val="04A0" w:firstRow="1" w:lastRow="0" w:firstColumn="1" w:lastColumn="0" w:noHBand="0" w:noVBand="1"/>
      </w:tblPr>
      <w:tblGrid>
        <w:gridCol w:w="3652"/>
        <w:gridCol w:w="5560"/>
      </w:tblGrid>
      <w:tr w:rsidR="008D093B" w14:paraId="55EEC67A" w14:textId="77777777" w:rsidTr="00CF1057">
        <w:tc>
          <w:tcPr>
            <w:tcW w:w="3652" w:type="dxa"/>
          </w:tcPr>
          <w:p w14:paraId="61DBF4A6" w14:textId="77777777" w:rsidR="008D093B" w:rsidRDefault="008D093B" w:rsidP="00DF3331">
            <w:r>
              <w:t>Peter Posterleser</w:t>
            </w:r>
          </w:p>
        </w:tc>
        <w:tc>
          <w:tcPr>
            <w:tcW w:w="5560" w:type="dxa"/>
          </w:tcPr>
          <w:p w14:paraId="4E455C32" w14:textId="77777777" w:rsidR="008D093B" w:rsidRDefault="008D093B" w:rsidP="00DF3331"/>
        </w:tc>
      </w:tr>
      <w:tr w:rsidR="008D093B" w14:paraId="6B87DAF3" w14:textId="77777777" w:rsidTr="00CF1057">
        <w:tc>
          <w:tcPr>
            <w:tcW w:w="3652" w:type="dxa"/>
          </w:tcPr>
          <w:p w14:paraId="444107C4" w14:textId="77777777" w:rsidR="008D093B" w:rsidRDefault="000E3E63" w:rsidP="00DF3331">
            <w:r>
              <w:rPr>
                <w:noProof/>
                <w:lang w:eastAsia="de-CH"/>
              </w:rPr>
              <w:drawing>
                <wp:inline distT="0" distB="0" distL="0" distR="0" wp14:anchorId="76E88246" wp14:editId="50DABF20">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19"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14:paraId="0DD3D50E" w14:textId="77777777" w:rsidR="000E3E63" w:rsidRDefault="000E3E63" w:rsidP="000E3E63">
            <w:pPr>
              <w:pStyle w:val="Caption"/>
            </w:pPr>
            <w:r>
              <w:t xml:space="preserve">Abbildung </w:t>
            </w:r>
            <w:r w:rsidR="003F5166">
              <w:fldChar w:fldCharType="begin"/>
            </w:r>
            <w:r w:rsidR="003F5166">
              <w:instrText xml:space="preserve"> SEQ Abbildung \* ARABIC </w:instrText>
            </w:r>
            <w:r w:rsidR="003F5166">
              <w:fldChar w:fldCharType="separate"/>
            </w:r>
            <w:r>
              <w:rPr>
                <w:noProof/>
              </w:rPr>
              <w:t>10</w:t>
            </w:r>
            <w:r w:rsidR="003F5166">
              <w:rPr>
                <w:noProof/>
              </w:rPr>
              <w:fldChar w:fldCharType="end"/>
            </w:r>
            <w:r>
              <w:t xml:space="preserve"> - Peter Posterleser, Bildquelle: www.office.com</w:t>
            </w:r>
          </w:p>
        </w:tc>
        <w:tc>
          <w:tcPr>
            <w:tcW w:w="5560" w:type="dxa"/>
          </w:tcPr>
          <w:p w14:paraId="12A12E50" w14:textId="77777777" w:rsidR="008D093B" w:rsidRPr="00B55C16" w:rsidRDefault="008D093B" w:rsidP="00DF3331">
            <w:pPr>
              <w:rPr>
                <w:b/>
              </w:rPr>
            </w:pPr>
            <w:r w:rsidRPr="00B55C16">
              <w:rPr>
                <w:b/>
              </w:rPr>
              <w:t>Kurzprofil</w:t>
            </w:r>
          </w:p>
          <w:p w14:paraId="4C7A7DB1" w14:textId="77777777" w:rsidR="008D093B" w:rsidRDefault="008D093B" w:rsidP="00DF3331"/>
          <w:p w14:paraId="1234C5D9" w14:textId="77777777" w:rsidR="008D093B" w:rsidRDefault="008D093B" w:rsidP="00DF3331">
            <w:r>
              <w:t>HSR Student im 6. Semester, Studiengang Maschinenbau</w:t>
            </w:r>
          </w:p>
          <w:p w14:paraId="0D96C172" w14:textId="77777777" w:rsidR="008D093B" w:rsidRDefault="008D093B" w:rsidP="00DF3331">
            <w:r>
              <w:t>25 Jahre</w:t>
            </w:r>
          </w:p>
        </w:tc>
      </w:tr>
      <w:tr w:rsidR="008D093B" w14:paraId="64D51B73" w14:textId="77777777" w:rsidTr="00CF1057">
        <w:tc>
          <w:tcPr>
            <w:tcW w:w="3652" w:type="dxa"/>
          </w:tcPr>
          <w:p w14:paraId="55E78061" w14:textId="77777777" w:rsidR="008D093B" w:rsidRDefault="008D093B" w:rsidP="00DF3331">
            <w:r>
              <w:t>Arbeitskontext (Lärm, Unterbrüche, Regeln)</w:t>
            </w:r>
          </w:p>
        </w:tc>
        <w:tc>
          <w:tcPr>
            <w:tcW w:w="5560" w:type="dxa"/>
          </w:tcPr>
          <w:p w14:paraId="2D34FCDB" w14:textId="77777777" w:rsidR="008D093B" w:rsidRDefault="008D093B" w:rsidP="00151ED5">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51ED5">
              <w:t>, um die ausgestellten Bachelorp</w:t>
            </w:r>
            <w:r>
              <w:t>oster zu lesen.</w:t>
            </w:r>
          </w:p>
        </w:tc>
      </w:tr>
      <w:tr w:rsidR="008D093B" w14:paraId="048024F7" w14:textId="77777777" w:rsidTr="00CF1057">
        <w:tc>
          <w:tcPr>
            <w:tcW w:w="3652" w:type="dxa"/>
          </w:tcPr>
          <w:p w14:paraId="5E8AE5F7" w14:textId="77777777" w:rsidR="008D093B" w:rsidRDefault="008D093B" w:rsidP="00DF3331">
            <w:r>
              <w:t>Persönlichkeit &amp; Vorlieben</w:t>
            </w:r>
          </w:p>
        </w:tc>
        <w:tc>
          <w:tcPr>
            <w:tcW w:w="5560" w:type="dxa"/>
          </w:tcPr>
          <w:p w14:paraId="11A510BF" w14:textId="77777777"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14:paraId="7C6A5797" w14:textId="77777777" w:rsidTr="00CF1057">
        <w:tc>
          <w:tcPr>
            <w:tcW w:w="3652" w:type="dxa"/>
          </w:tcPr>
          <w:p w14:paraId="4316C656" w14:textId="77777777" w:rsidR="008D093B" w:rsidRDefault="008D093B" w:rsidP="00DF3331">
            <w:r>
              <w:t>Vorkenntnisse &amp; Lernen (Computer, Domain)</w:t>
            </w:r>
          </w:p>
        </w:tc>
        <w:tc>
          <w:tcPr>
            <w:tcW w:w="5560" w:type="dxa"/>
          </w:tcPr>
          <w:p w14:paraId="5BC3AA55" w14:textId="77777777" w:rsidR="008D093B" w:rsidRDefault="008D093B" w:rsidP="00DF3331">
            <w:r>
              <w:t>Durch sein Studium kennt sich Peter zwar gut mit Computern aus, jedoch nicht mit Kinect. Er ist aber neuen Technologien gegenüber offen und würde diese auch gerne ausprobieren.</w:t>
            </w:r>
          </w:p>
        </w:tc>
      </w:tr>
      <w:tr w:rsidR="008D093B" w14:paraId="424CC744" w14:textId="77777777" w:rsidTr="00CF1057">
        <w:tc>
          <w:tcPr>
            <w:tcW w:w="3652" w:type="dxa"/>
          </w:tcPr>
          <w:p w14:paraId="16AF3E75" w14:textId="77777777" w:rsidR="008D093B" w:rsidRDefault="008D093B" w:rsidP="00DF3331">
            <w:r>
              <w:t>Eigenschaften / Verhaltensvariablen</w:t>
            </w:r>
          </w:p>
        </w:tc>
        <w:tc>
          <w:tcPr>
            <w:tcW w:w="5560" w:type="dxa"/>
          </w:tcPr>
          <w:p w14:paraId="5BFBD90E" w14:textId="77777777" w:rsidR="008D093B" w:rsidRDefault="008D093B" w:rsidP="00DF3331">
            <w:pPr>
              <w:pStyle w:val="ListParagraph"/>
              <w:numPr>
                <w:ilvl w:val="0"/>
                <w:numId w:val="18"/>
              </w:numPr>
            </w:pPr>
            <w:r>
              <w:t>Interesse an den Postern</w:t>
            </w:r>
          </w:p>
          <w:p w14:paraId="67C2E405" w14:textId="77777777" w:rsidR="008D093B" w:rsidRDefault="008D093B" w:rsidP="00DF3331">
            <w:pPr>
              <w:pStyle w:val="ListParagraph"/>
              <w:numPr>
                <w:ilvl w:val="0"/>
                <w:numId w:val="18"/>
              </w:numPr>
            </w:pPr>
            <w:r>
              <w:t>Wert der Präsentation</w:t>
            </w:r>
          </w:p>
          <w:p w14:paraId="3AB29046" w14:textId="77777777" w:rsidR="008D093B" w:rsidRDefault="008D093B" w:rsidP="00DF3331">
            <w:pPr>
              <w:pStyle w:val="ListParagraph"/>
              <w:numPr>
                <w:ilvl w:val="0"/>
                <w:numId w:val="18"/>
              </w:numPr>
            </w:pPr>
            <w:r>
              <w:t>Zeitaufwand</w:t>
            </w:r>
          </w:p>
          <w:p w14:paraId="6F559BF4" w14:textId="77777777" w:rsidR="008D093B" w:rsidRDefault="008D093B" w:rsidP="00DF3331">
            <w:pPr>
              <w:pStyle w:val="ListParagraph"/>
              <w:numPr>
                <w:ilvl w:val="0"/>
                <w:numId w:val="18"/>
              </w:numPr>
            </w:pPr>
            <w:r>
              <w:t>Qualität der Poster/Broschüre</w:t>
            </w:r>
          </w:p>
        </w:tc>
      </w:tr>
      <w:tr w:rsidR="008D093B" w14:paraId="04160235" w14:textId="77777777" w:rsidTr="00CF1057">
        <w:tc>
          <w:tcPr>
            <w:tcW w:w="3652" w:type="dxa"/>
          </w:tcPr>
          <w:p w14:paraId="16855DA3" w14:textId="77777777" w:rsidR="008D093B" w:rsidRDefault="008D093B" w:rsidP="00DF3331">
            <w:r>
              <w:t>Ziele</w:t>
            </w:r>
          </w:p>
        </w:tc>
        <w:tc>
          <w:tcPr>
            <w:tcW w:w="5560" w:type="dxa"/>
          </w:tcPr>
          <w:p w14:paraId="1565F934" w14:textId="77777777" w:rsidR="008D093B" w:rsidRDefault="008D093B" w:rsidP="00DF3331">
            <w:pPr>
              <w:pStyle w:val="ListParagraph"/>
              <w:numPr>
                <w:ilvl w:val="0"/>
                <w:numId w:val="19"/>
              </w:numPr>
            </w:pPr>
            <w:r>
              <w:t>Sich über andere Arbeiten informieren</w:t>
            </w:r>
          </w:p>
        </w:tc>
      </w:tr>
    </w:tbl>
    <w:p w14:paraId="5B5F5536" w14:textId="77777777" w:rsidR="008D093B" w:rsidRDefault="008D093B" w:rsidP="008D093B">
      <w:pPr>
        <w:pStyle w:val="Heading4"/>
      </w:pPr>
      <w:r>
        <w:t>Ist-Szenario-1</w:t>
      </w:r>
    </w:p>
    <w:p w14:paraId="7354EE07" w14:textId="77777777" w:rsidR="008D093B" w:rsidRDefault="008D093B" w:rsidP="008D093B">
      <w:r>
        <w:t xml:space="preserve">Das neue Semester hat gerade erst begonnen und Peter besucht an diesem Tag die Kunststofftechnik 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w:t>
      </w:r>
      <w:r w:rsidR="008C57D9">
        <w:t>,</w:t>
      </w:r>
      <w:r>
        <w:t xml:space="preserve">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14:paraId="1C3C7496" w14:textId="77777777" w:rsidR="008D093B" w:rsidRDefault="008D093B" w:rsidP="008D093B">
      <w:pPr>
        <w:pStyle w:val="Heading4"/>
      </w:pPr>
      <w:r>
        <w:t>Soll-Szenario-1</w:t>
      </w:r>
    </w:p>
    <w:p w14:paraId="565163A6" w14:textId="77777777" w:rsidR="008D093B" w:rsidRDefault="008C57D9" w:rsidP="008D093B">
      <w:r>
        <w:t xml:space="preserve">Das neue Semester hat gerade erst begonnen und Peter besucht an diesem Tag die Kunststofftechnik 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lastRenderedPageBreak/>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Die zwei interagieren mit der Wand und </w:t>
      </w:r>
      <w:r w:rsidR="000B5BC3">
        <w:t>entdecken bald ein Poster</w:t>
      </w:r>
      <w:r w:rsidR="008D093B">
        <w:t xml:space="preserve">, </w:t>
      </w:r>
      <w:r w:rsidR="00BA66D4">
        <w:t>welches</w:t>
      </w:r>
      <w:r w:rsidR="008D093B">
        <w:t xml:space="preserve"> sie besonders spannend finden und beginnen</w:t>
      </w:r>
      <w:r w:rsidR="00BA66D4">
        <w:t>,</w:t>
      </w:r>
      <w:r w:rsidR="008D093B">
        <w:t xml:space="preserve"> dieses zu lesen. Kurz darauf ertönt der Pausengong. Peter würde sich aber gerne noch weiter über das </w:t>
      </w:r>
      <w:r w:rsidR="000B5BC3">
        <w:t xml:space="preserve">eben </w:t>
      </w:r>
      <w:r w:rsidR="008D093B">
        <w:t xml:space="preserve">angesehene Poster informieren und fotografiert deshalb mit seinem Smartphone den abgebildeten QR-Code. Danach kehren die beiden schnell in die Vorlesung </w:t>
      </w:r>
      <w:commentRangeStart w:id="31"/>
      <w:r w:rsidR="008D093B">
        <w:t>zurück</w:t>
      </w:r>
      <w:commentRangeEnd w:id="31"/>
      <w:r w:rsidR="00CE7B52">
        <w:rPr>
          <w:rStyle w:val="CommentReference"/>
        </w:rPr>
        <w:commentReference w:id="31"/>
      </w:r>
      <w:r w:rsidR="008D093B">
        <w:t>.</w:t>
      </w:r>
    </w:p>
    <w:p w14:paraId="0B68CA40" w14:textId="77777777" w:rsidR="008D093B" w:rsidRDefault="008D093B" w:rsidP="008D093B">
      <w:pPr>
        <w:pStyle w:val="Heading4"/>
      </w:pPr>
      <w:r>
        <w:t>Ist-Szenario-2</w:t>
      </w:r>
    </w:p>
    <w:p w14:paraId="4E239ECA" w14:textId="77777777" w:rsidR="008D093B" w:rsidRDefault="008D093B" w:rsidP="008D093B">
      <w:r>
        <w:t xml:space="preserve">Am Dienstag der </w:t>
      </w:r>
      <w:r w:rsidR="00BA66D4">
        <w:t>dritten</w:t>
      </w:r>
      <w:r>
        <w:t xml:space="preserve"> (?)</w:t>
      </w:r>
      <w:r w:rsidR="00BA66D4">
        <w:t xml:space="preserve"> Semesterwoche</w:t>
      </w:r>
      <w:r w:rsidR="001E5514">
        <w:t>, kurz vor Mittag,</w:t>
      </w:r>
      <w:r w:rsidR="00BA66D4">
        <w:t xml:space="preserve"> </w:t>
      </w:r>
      <w:r>
        <w:t xml:space="preserve">möchten sich Peter und eine Freundin </w:t>
      </w:r>
      <w:r w:rsidR="001E5514">
        <w:t xml:space="preserve">von ihm </w:t>
      </w:r>
      <w:r>
        <w:t>noch Poster aus anderen Studiengängen ansehen. Sie haben sich für diejenigen der Elektrotechnik entschieden. Sie gehen eigens dafür in das Gebäude 5. Dabei müssen die beiden jedoch feststellen, dass die</w:t>
      </w:r>
      <w:r w:rsidR="001E5514">
        <w:t xml:space="preserve"> Ausstellung der Bachelor- und Masterarbeiten bereits vorüber ist und keine Poster mehr aus</w:t>
      </w:r>
      <w:r>
        <w:t>gestellt</w:t>
      </w:r>
      <w:r w:rsidR="001E5514">
        <w:t xml:space="preserve"> sind.</w:t>
      </w:r>
      <w:r>
        <w:t xml:space="preserve"> Etwas enttäuscht kehren sie ins Gebäude 1 zurück.</w:t>
      </w:r>
    </w:p>
    <w:p w14:paraId="478F854C" w14:textId="77777777" w:rsidR="008D093B" w:rsidRDefault="008D093B" w:rsidP="008D093B">
      <w:pPr>
        <w:pStyle w:val="Heading4"/>
      </w:pPr>
      <w:r>
        <w:t>Soll-Szenario-2</w:t>
      </w:r>
    </w:p>
    <w:p w14:paraId="67F98D3F" w14:textId="77777777" w:rsidR="008D093B" w:rsidRPr="001806D7" w:rsidRDefault="001E5514" w:rsidP="008D093B">
      <w:commentRangeStart w:id="32"/>
      <w:r>
        <w:t>Am Dienstag der dritten (?) Semesterwoche, kurz vor Mittag, möchten sich Peter und eine Freundin von ihm noch Poster aus anderen Studiengängen ansehen</w:t>
      </w:r>
      <w:commentRangeEnd w:id="32"/>
      <w:r w:rsidR="003B1655">
        <w:rPr>
          <w:rStyle w:val="CommentReference"/>
        </w:rPr>
        <w:commentReference w:id="32"/>
      </w:r>
      <w:r w:rsidR="008D093B">
        <w:t xml:space="preserve">. Sie haben sich für diejenigen der Elektrotechnik entschieden. Peter erinnert sich an die Video Wall in Gebäude 4 und </w:t>
      </w:r>
      <w:r>
        <w:t>sie begeben sich gemeinsam dort</w:t>
      </w:r>
      <w:r w:rsidR="008D093B">
        <w:t xml:space="preserve">hin. Die beiden stellen schnell fest, dass man die </w:t>
      </w:r>
      <w:r>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w:t>
      </w:r>
      <w:r>
        <w:t>,</w:t>
      </w:r>
      <w:r w:rsidR="008D093B">
        <w:t xml:space="preserve"> um in der Mensa zu </w:t>
      </w:r>
      <w:commentRangeStart w:id="33"/>
      <w:r w:rsidR="008D093B">
        <w:t>Essen</w:t>
      </w:r>
      <w:commentRangeEnd w:id="33"/>
      <w:r w:rsidR="006171EC">
        <w:rPr>
          <w:rStyle w:val="CommentReference"/>
        </w:rPr>
        <w:commentReference w:id="33"/>
      </w:r>
      <w:r w:rsidR="008D093B">
        <w:t>.</w:t>
      </w:r>
    </w:p>
    <w:p w14:paraId="6BACA584" w14:textId="77777777" w:rsidR="008D093B" w:rsidRDefault="008D093B" w:rsidP="008D093B">
      <w:pPr>
        <w:pStyle w:val="Heading3"/>
      </w:pPr>
      <w:r>
        <w:t>Persona Noemi Nichtinteressiert</w:t>
      </w:r>
    </w:p>
    <w:tbl>
      <w:tblPr>
        <w:tblStyle w:val="TableGrid"/>
        <w:tblW w:w="0" w:type="auto"/>
        <w:tblLook w:val="04A0" w:firstRow="1" w:lastRow="0" w:firstColumn="1" w:lastColumn="0" w:noHBand="0" w:noVBand="1"/>
      </w:tblPr>
      <w:tblGrid>
        <w:gridCol w:w="3582"/>
        <w:gridCol w:w="5706"/>
      </w:tblGrid>
      <w:tr w:rsidR="007960B3" w14:paraId="5137498D" w14:textId="77777777" w:rsidTr="00E132BF">
        <w:tc>
          <w:tcPr>
            <w:tcW w:w="3369" w:type="dxa"/>
          </w:tcPr>
          <w:p w14:paraId="5956ADEA" w14:textId="77777777" w:rsidR="007960B3" w:rsidRDefault="007960B3" w:rsidP="00DF3331">
            <w:r>
              <w:t>Noemi Nichtinteressiert</w:t>
            </w:r>
          </w:p>
        </w:tc>
        <w:tc>
          <w:tcPr>
            <w:tcW w:w="5843" w:type="dxa"/>
          </w:tcPr>
          <w:p w14:paraId="6D5AD8AD" w14:textId="77777777" w:rsidR="007960B3" w:rsidRDefault="007960B3" w:rsidP="00DF3331"/>
        </w:tc>
      </w:tr>
      <w:tr w:rsidR="007960B3" w14:paraId="1BB193D9" w14:textId="77777777" w:rsidTr="00E132BF">
        <w:tc>
          <w:tcPr>
            <w:tcW w:w="3369" w:type="dxa"/>
          </w:tcPr>
          <w:p w14:paraId="510D84DB" w14:textId="77777777" w:rsidR="00E132BF" w:rsidRDefault="00E132BF" w:rsidP="00E132BF">
            <w:r>
              <w:rPr>
                <w:noProof/>
                <w:lang w:eastAsia="de-CH"/>
              </w:rPr>
              <w:drawing>
                <wp:inline distT="0" distB="0" distL="0" distR="0" wp14:anchorId="72E306AA" wp14:editId="0A839202">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20">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14:paraId="0EAEAF36" w14:textId="77777777" w:rsidR="00E132BF" w:rsidRDefault="00E132BF" w:rsidP="000E2CAD">
            <w:pPr>
              <w:pStyle w:val="Caption"/>
            </w:pPr>
            <w:r>
              <w:t xml:space="preserve">Abbildung </w:t>
            </w:r>
            <w:r w:rsidR="003F5166">
              <w:fldChar w:fldCharType="begin"/>
            </w:r>
            <w:r w:rsidR="003F5166">
              <w:instrText xml:space="preserve"> SEQ Abbildung \* ARABIC </w:instrText>
            </w:r>
            <w:r w:rsidR="003F5166">
              <w:fldChar w:fldCharType="separate"/>
            </w:r>
            <w:r w:rsidR="000E3E63">
              <w:rPr>
                <w:noProof/>
              </w:rPr>
              <w:t>11</w:t>
            </w:r>
            <w:r w:rsidR="003F5166">
              <w:rPr>
                <w:noProof/>
              </w:rPr>
              <w:fldChar w:fldCharType="end"/>
            </w:r>
            <w:r>
              <w:t xml:space="preserve"> - Noemi Nichtinteressiert, Bildque</w:t>
            </w:r>
            <w:r w:rsidR="000E2CAD">
              <w:t>ll</w:t>
            </w:r>
            <w:r>
              <w:t>e: www.office.com</w:t>
            </w:r>
          </w:p>
        </w:tc>
        <w:tc>
          <w:tcPr>
            <w:tcW w:w="5843" w:type="dxa"/>
          </w:tcPr>
          <w:p w14:paraId="5E846270" w14:textId="77777777" w:rsidR="007960B3" w:rsidRPr="00B55C16" w:rsidRDefault="007960B3" w:rsidP="00DF3331">
            <w:pPr>
              <w:rPr>
                <w:b/>
              </w:rPr>
            </w:pPr>
            <w:r w:rsidRPr="00B55C16">
              <w:rPr>
                <w:b/>
              </w:rPr>
              <w:t>Kurzprofil</w:t>
            </w:r>
          </w:p>
          <w:p w14:paraId="17C148E4" w14:textId="77777777" w:rsidR="007960B3" w:rsidRDefault="007960B3" w:rsidP="00DF3331"/>
          <w:p w14:paraId="6D162360" w14:textId="77777777" w:rsidR="007960B3" w:rsidRDefault="007960B3" w:rsidP="00DF3331">
            <w:r>
              <w:t xml:space="preserve">HSR Studentin im 4. Semester, Studiengang Raumplanung </w:t>
            </w:r>
          </w:p>
          <w:p w14:paraId="0557FDD5" w14:textId="77777777" w:rsidR="007960B3" w:rsidRDefault="007960B3" w:rsidP="00DF3331">
            <w:r>
              <w:t>23 Jahre</w:t>
            </w:r>
          </w:p>
        </w:tc>
      </w:tr>
      <w:tr w:rsidR="007960B3" w14:paraId="5FFB1B52" w14:textId="77777777" w:rsidTr="00E132BF">
        <w:tc>
          <w:tcPr>
            <w:tcW w:w="3369" w:type="dxa"/>
          </w:tcPr>
          <w:p w14:paraId="0681998B" w14:textId="77777777" w:rsidR="007960B3" w:rsidRDefault="007960B3" w:rsidP="00DF3331">
            <w:r>
              <w:t>Arbeitskontext (Lärm, Unterbrüche, Regeln)</w:t>
            </w:r>
          </w:p>
        </w:tc>
        <w:tc>
          <w:tcPr>
            <w:tcW w:w="5843" w:type="dxa"/>
          </w:tcPr>
          <w:p w14:paraId="34EC1555" w14:textId="77777777" w:rsidR="007960B3" w:rsidRDefault="007960B3" w:rsidP="00DF3331">
            <w:r>
              <w:t xml:space="preserve">Die Vorlesungen von Noemi finden alle im Gebäude 1 statt. Ihr Arbeitsraum für </w:t>
            </w:r>
            <w:commentRangeStart w:id="34"/>
            <w:r>
              <w:t>Projektarbeiten befindet sich ebenfalls in diesem Gebäude</w:t>
            </w:r>
            <w:commentRangeEnd w:id="34"/>
            <w:r w:rsidR="006171EC">
              <w:rPr>
                <w:rStyle w:val="CommentReference"/>
              </w:rPr>
              <w:commentReference w:id="34"/>
            </w:r>
            <w:r>
              <w:t xml:space="preserve">. Auch die Mittagszeit verbringt sie grösstenteils an diesem Ort, da sie ihr Mittagessen meistens von Zuhause mitnimmt. Nur zwischendurch besucht sie das Gebäude 4 um die Mensa zu nutzen, den Badge aufzuladen oder sich am Empfang zu </w:t>
            </w:r>
            <w:r>
              <w:lastRenderedPageBreak/>
              <w:t xml:space="preserve">informieren. </w:t>
            </w:r>
          </w:p>
        </w:tc>
      </w:tr>
      <w:tr w:rsidR="007960B3" w14:paraId="244A5559" w14:textId="77777777" w:rsidTr="00E132BF">
        <w:tc>
          <w:tcPr>
            <w:tcW w:w="3369" w:type="dxa"/>
          </w:tcPr>
          <w:p w14:paraId="3F53F088" w14:textId="77777777" w:rsidR="007960B3" w:rsidRDefault="007960B3" w:rsidP="00DF3331">
            <w:r>
              <w:lastRenderedPageBreak/>
              <w:t>Persönlichkeit &amp; Vorlieben</w:t>
            </w:r>
          </w:p>
        </w:tc>
        <w:tc>
          <w:tcPr>
            <w:tcW w:w="5843" w:type="dxa"/>
          </w:tcPr>
          <w:p w14:paraId="123F5FC9" w14:textId="77777777" w:rsidR="007960B3" w:rsidRDefault="007960B3" w:rsidP="00DF3331">
            <w:r>
              <w:t>Noemi ist nicht besonders interessiert an den ausgestellten Bachelor- und Masterarbeiten. Zudem ist ihr auch der Aufwand, um die Poster aufzusuchen und sie zu lesen, zu gross. Da die Poster der Abteilung Raumplanung aber im Gebäude 1 ausgestellt werden, kann sie sich dann zwischendurch aber doch durchringen, ein paar wenige Poster ihres eigenen Studiengangs zu betrachten.</w:t>
            </w:r>
          </w:p>
        </w:tc>
      </w:tr>
      <w:tr w:rsidR="007960B3" w14:paraId="03807EAE" w14:textId="77777777" w:rsidTr="00E132BF">
        <w:tc>
          <w:tcPr>
            <w:tcW w:w="3369" w:type="dxa"/>
          </w:tcPr>
          <w:p w14:paraId="52B8FB11" w14:textId="77777777" w:rsidR="007960B3" w:rsidRDefault="007960B3" w:rsidP="00DF3331">
            <w:r>
              <w:t>Vorkenntnisse &amp; Lernen (Computer, Domain)</w:t>
            </w:r>
          </w:p>
        </w:tc>
        <w:tc>
          <w:tcPr>
            <w:tcW w:w="5843" w:type="dxa"/>
          </w:tcPr>
          <w:p w14:paraId="1D849CCF" w14:textId="77777777" w:rsidR="007960B3" w:rsidRDefault="007960B3" w:rsidP="00DF3331">
            <w:r>
              <w:t>Noemi besitzt grundlegende Computerkenntnisse, hat aber noch nie von Kinect gehört.</w:t>
            </w:r>
          </w:p>
        </w:tc>
      </w:tr>
      <w:tr w:rsidR="007960B3" w14:paraId="542AE2BC" w14:textId="77777777" w:rsidTr="00E132BF">
        <w:tc>
          <w:tcPr>
            <w:tcW w:w="3369" w:type="dxa"/>
          </w:tcPr>
          <w:p w14:paraId="738885A4" w14:textId="77777777" w:rsidR="007960B3" w:rsidRDefault="007960B3" w:rsidP="00DF3331">
            <w:r>
              <w:t>Eigenschaften / Verhaltensvariablen</w:t>
            </w:r>
          </w:p>
        </w:tc>
        <w:tc>
          <w:tcPr>
            <w:tcW w:w="5843" w:type="dxa"/>
          </w:tcPr>
          <w:p w14:paraId="577BD9C4" w14:textId="2EBA0B63" w:rsidR="007960B3" w:rsidRDefault="007960B3" w:rsidP="00DF3331">
            <w:pPr>
              <w:pStyle w:val="ListParagraph"/>
              <w:numPr>
                <w:ilvl w:val="0"/>
                <w:numId w:val="18"/>
              </w:numPr>
            </w:pPr>
            <w:r>
              <w:t>Interesse an den Arbeiten</w:t>
            </w:r>
            <w:ins w:id="35" w:author="Markus Stolze" w:date="2012-03-21T17:06:00Z">
              <w:r w:rsidR="00AE6AA6">
                <w:t xml:space="preserve"> -&gt; Gering </w:t>
              </w:r>
            </w:ins>
          </w:p>
          <w:p w14:paraId="455E1157" w14:textId="7C7631D9" w:rsidR="007960B3" w:rsidRDefault="007960B3" w:rsidP="00DF3331">
            <w:pPr>
              <w:pStyle w:val="ListParagraph"/>
              <w:numPr>
                <w:ilvl w:val="0"/>
                <w:numId w:val="18"/>
              </w:numPr>
            </w:pPr>
            <w:r>
              <w:t>Interesse an den Postern</w:t>
            </w:r>
            <w:ins w:id="36" w:author="Markus Stolze" w:date="2012-03-21T17:06:00Z">
              <w:r w:rsidR="00AE6AA6">
                <w:t xml:space="preserve"> ... [ergänzen] !!!!</w:t>
              </w:r>
            </w:ins>
          </w:p>
          <w:p w14:paraId="44CC07FA" w14:textId="77777777" w:rsidR="007960B3" w:rsidRDefault="007960B3" w:rsidP="00DF3331">
            <w:pPr>
              <w:pStyle w:val="ListParagraph"/>
              <w:numPr>
                <w:ilvl w:val="0"/>
                <w:numId w:val="18"/>
              </w:numPr>
            </w:pPr>
            <w:r>
              <w:t>Qualitätseinschätzung</w:t>
            </w:r>
          </w:p>
          <w:p w14:paraId="625AE5B3" w14:textId="77777777" w:rsidR="007960B3" w:rsidRDefault="007960B3" w:rsidP="00DF3331">
            <w:pPr>
              <w:pStyle w:val="ListParagraph"/>
              <w:numPr>
                <w:ilvl w:val="0"/>
                <w:numId w:val="18"/>
              </w:numPr>
            </w:pPr>
            <w:r>
              <w:t>Zeitaufwand für das Lesen</w:t>
            </w:r>
          </w:p>
        </w:tc>
      </w:tr>
      <w:tr w:rsidR="007960B3" w14:paraId="14B35E1E" w14:textId="77777777" w:rsidTr="00E132BF">
        <w:tc>
          <w:tcPr>
            <w:tcW w:w="3369" w:type="dxa"/>
          </w:tcPr>
          <w:p w14:paraId="0C4936EB" w14:textId="77777777" w:rsidR="007960B3" w:rsidRDefault="007960B3" w:rsidP="00DF3331">
            <w:r>
              <w:t>Ziele</w:t>
            </w:r>
          </w:p>
        </w:tc>
        <w:tc>
          <w:tcPr>
            <w:tcW w:w="5843" w:type="dxa"/>
          </w:tcPr>
          <w:p w14:paraId="6FCC8912" w14:textId="77777777" w:rsidR="007960B3" w:rsidRDefault="007960B3" w:rsidP="00DF3331"/>
        </w:tc>
      </w:tr>
    </w:tbl>
    <w:p w14:paraId="402E7200" w14:textId="77777777" w:rsidR="007960B3" w:rsidRDefault="007960B3" w:rsidP="007960B3">
      <w:pPr>
        <w:pStyle w:val="Heading4"/>
      </w:pPr>
      <w:r>
        <w:t>Ist-Szenario 1</w:t>
      </w:r>
    </w:p>
    <w:p w14:paraId="50D84051" w14:textId="77777777" w:rsidR="007960B3" w:rsidRDefault="007960B3" w:rsidP="007960B3">
      <w:r>
        <w:t>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Studienkollegen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14:paraId="132846DC" w14:textId="77777777" w:rsidR="007960B3" w:rsidRDefault="007960B3" w:rsidP="007960B3">
      <w:pPr>
        <w:pStyle w:val="Heading4"/>
      </w:pPr>
      <w:r>
        <w:t>Soll-Szenario 1</w:t>
      </w:r>
    </w:p>
    <w:p w14:paraId="0B331AD3" w14:textId="77777777"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Ihre Studienkollegen beschliessen, in der Mensa eine Kaffeepause zu machen. Im Eingang des Gebäudes 4</w:t>
      </w:r>
      <w:r w:rsidR="0016000A">
        <w:t xml:space="preserve"> fällt ihnen sofort die </w:t>
      </w:r>
      <w:r>
        <w:t>Video 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w:t>
      </w:r>
      <w:r w:rsidR="001E5514">
        <w:t>- und Master</w:t>
      </w:r>
      <w:r w:rsidR="007162E9">
        <w:t>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14:paraId="4298CD45" w14:textId="77777777" w:rsidR="007960B3" w:rsidRDefault="007960B3" w:rsidP="007960B3">
      <w:pPr>
        <w:pStyle w:val="Heading4"/>
      </w:pPr>
      <w:r>
        <w:t>Ist-Szenario 2</w:t>
      </w:r>
    </w:p>
    <w:p w14:paraId="7B07A7E1" w14:textId="77777777" w:rsidR="007960B3" w:rsidRDefault="00746EF2" w:rsidP="007960B3">
      <w:r>
        <w:t>Zur Mittagszeit begibt sich Noemi zur Mensa im Gebäude 4, da sie es versäumt hat</w:t>
      </w:r>
      <w:r w:rsidR="001E5514">
        <w:t>,</w:t>
      </w:r>
      <w:r>
        <w:t xml:space="preserve"> etwas von Zuhause mitzunehmen. </w:t>
      </w:r>
      <w:r w:rsidR="007960B3">
        <w:t>Im Eingangsbereich des Gebäudes lädt sie ihren Badge auf. Heute ist viel Betrieb und vor allem die rechte Warteschlange</w:t>
      </w:r>
      <w:r>
        <w:t xml:space="preserve"> für die Standardmenüs </w:t>
      </w:r>
      <w:r w:rsidR="007960B3">
        <w:t>ist besonders lang. Noemi stellt sich daher in die linke Reihe</w:t>
      </w:r>
      <w:r>
        <w:t xml:space="preserve">, </w:t>
      </w:r>
      <w:r w:rsidR="001E5514">
        <w:t xml:space="preserve">in </w:t>
      </w:r>
      <w:r>
        <w:t>welche</w:t>
      </w:r>
      <w:r w:rsidR="001E5514">
        <w:t>r man</w:t>
      </w:r>
      <w:r>
        <w:t xml:space="preserve"> für das Tagesmenü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Tagesmenü</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14:paraId="6FC05E71" w14:textId="77777777" w:rsidR="007960B3" w:rsidRDefault="007960B3" w:rsidP="007960B3">
      <w:pPr>
        <w:pStyle w:val="Heading4"/>
      </w:pPr>
      <w:r>
        <w:t>Soll-Szenario 2</w:t>
      </w:r>
    </w:p>
    <w:p w14:paraId="41F4110F" w14:textId="77777777" w:rsidR="007960B3" w:rsidRDefault="004C2E11" w:rsidP="007960B3">
      <w:r>
        <w:t>Zur Mittagszeit begibt sich Noemi zur Mensa im Gebäude 4, da sie es versäumt hat</w:t>
      </w:r>
      <w:r w:rsidR="001E5514">
        <w:t>,</w:t>
      </w:r>
      <w:r>
        <w:t xml:space="preserve"> etwas von Zuhause mitzunehmen. Im Eingangsbereich des Gebäudes lädt sie ihren Badge auf. Heute ist viel Betrieb und vor allem die rechte Warteschlange für die Standardmenüs ist besonders lang. </w:t>
      </w:r>
      <w:r w:rsidR="00A94A0E">
        <w:t>Während Noemi</w:t>
      </w:r>
      <w:r w:rsidR="007960B3">
        <w:t xml:space="preserve"> darauf wartet, dass auch ihre Studienkollegen ihren Badge aufgeladen haben, </w:t>
      </w:r>
      <w:r w:rsidR="003C7683">
        <w:t>entdeckt sie, dass auf der Video Wall die Menüs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xml:space="preserve">. Sie </w:t>
      </w:r>
      <w:r w:rsidR="007960B3">
        <w:lastRenderedPageBreak/>
        <w:t>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der Video Wall interagieren. </w:t>
      </w:r>
    </w:p>
    <w:p w14:paraId="4B3F379A" w14:textId="77777777" w:rsidR="008D093B" w:rsidRDefault="008D093B" w:rsidP="008D093B">
      <w:pPr>
        <w:pStyle w:val="Heading3"/>
      </w:pPr>
      <w:r>
        <w:t>Persona Erich Eventbesucher</w:t>
      </w:r>
    </w:p>
    <w:tbl>
      <w:tblPr>
        <w:tblStyle w:val="TableGrid"/>
        <w:tblW w:w="0" w:type="auto"/>
        <w:tblLook w:val="04A0" w:firstRow="1" w:lastRow="0" w:firstColumn="1" w:lastColumn="0" w:noHBand="0" w:noVBand="1"/>
      </w:tblPr>
      <w:tblGrid>
        <w:gridCol w:w="3227"/>
        <w:gridCol w:w="5985"/>
      </w:tblGrid>
      <w:tr w:rsidR="008D093B" w14:paraId="1DE4034E" w14:textId="77777777" w:rsidTr="00DF3331">
        <w:tc>
          <w:tcPr>
            <w:tcW w:w="3227" w:type="dxa"/>
          </w:tcPr>
          <w:p w14:paraId="5344EFE7" w14:textId="77777777" w:rsidR="008D093B" w:rsidRDefault="008D093B" w:rsidP="00DF3331">
            <w:r>
              <w:t>Erich Eventbesucher</w:t>
            </w:r>
          </w:p>
        </w:tc>
        <w:tc>
          <w:tcPr>
            <w:tcW w:w="5985" w:type="dxa"/>
          </w:tcPr>
          <w:p w14:paraId="16B44C69" w14:textId="77777777" w:rsidR="008D093B" w:rsidRDefault="008D093B" w:rsidP="00DF3331"/>
        </w:tc>
      </w:tr>
      <w:tr w:rsidR="008D093B" w14:paraId="67EF37FB" w14:textId="77777777" w:rsidTr="00DF3331">
        <w:tc>
          <w:tcPr>
            <w:tcW w:w="3227" w:type="dxa"/>
          </w:tcPr>
          <w:p w14:paraId="4F5F92CA" w14:textId="77777777" w:rsidR="008D093B" w:rsidRDefault="008D093B" w:rsidP="00DF3331">
            <w:r>
              <w:rPr>
                <w:noProof/>
                <w:lang w:eastAsia="de-CH"/>
              </w:rPr>
              <w:drawing>
                <wp:inline distT="0" distB="0" distL="0" distR="0" wp14:anchorId="74852014" wp14:editId="322C98CD">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14:paraId="208F25DA" w14:textId="77777777" w:rsidR="008D093B" w:rsidRDefault="008D093B" w:rsidP="00DF3331">
            <w:pPr>
              <w:pStyle w:val="Caption"/>
            </w:pPr>
            <w:r>
              <w:t xml:space="preserve">Abbildung </w:t>
            </w:r>
            <w:r w:rsidR="003F5166">
              <w:fldChar w:fldCharType="begin"/>
            </w:r>
            <w:r w:rsidR="003F5166">
              <w:instrText xml:space="preserve"> SEQ Abbildung \* ARABIC </w:instrText>
            </w:r>
            <w:r w:rsidR="003F5166">
              <w:fldChar w:fldCharType="separate"/>
            </w:r>
            <w:r w:rsidR="000E3E63">
              <w:rPr>
                <w:noProof/>
              </w:rPr>
              <w:t>12</w:t>
            </w:r>
            <w:r w:rsidR="003F5166">
              <w:rPr>
                <w:noProof/>
              </w:rPr>
              <w:fldChar w:fldCharType="end"/>
            </w:r>
            <w:r>
              <w:t xml:space="preserve"> - Erich Eventbesucher, Bildquelle: www.office.com</w:t>
            </w:r>
          </w:p>
        </w:tc>
        <w:tc>
          <w:tcPr>
            <w:tcW w:w="5985" w:type="dxa"/>
          </w:tcPr>
          <w:p w14:paraId="2EABE733" w14:textId="77777777" w:rsidR="008D093B" w:rsidRPr="00B55C16" w:rsidRDefault="008D093B" w:rsidP="00DF3331">
            <w:pPr>
              <w:rPr>
                <w:b/>
              </w:rPr>
            </w:pPr>
            <w:r w:rsidRPr="00B55C16">
              <w:rPr>
                <w:b/>
              </w:rPr>
              <w:t>Kurzprofil</w:t>
            </w:r>
          </w:p>
          <w:p w14:paraId="13D1628D" w14:textId="77777777" w:rsidR="008D093B" w:rsidRDefault="008D093B" w:rsidP="00DF3331"/>
          <w:p w14:paraId="62BE7896" w14:textId="77777777" w:rsidR="008D093B" w:rsidRDefault="008D093B" w:rsidP="00DF3331">
            <w:r>
              <w:t xml:space="preserve">Mitarbeiter aus </w:t>
            </w:r>
            <w:r w:rsidR="00A54CB6">
              <w:t xml:space="preserve">dem </w:t>
            </w:r>
            <w:r>
              <w:t>private</w:t>
            </w:r>
            <w:r w:rsidR="00A54CB6">
              <w:t>n</w:t>
            </w:r>
            <w:r>
              <w:t xml:space="preserve"> Sektor</w:t>
            </w:r>
          </w:p>
          <w:p w14:paraId="402509A1" w14:textId="77777777" w:rsidR="008D093B" w:rsidRDefault="008D093B" w:rsidP="00DF3331">
            <w:r>
              <w:t>31 Jahre</w:t>
            </w:r>
          </w:p>
        </w:tc>
      </w:tr>
      <w:tr w:rsidR="008D093B" w14:paraId="2658645F" w14:textId="77777777" w:rsidTr="00DF3331">
        <w:tc>
          <w:tcPr>
            <w:tcW w:w="3227" w:type="dxa"/>
          </w:tcPr>
          <w:p w14:paraId="5F4397DC" w14:textId="77777777" w:rsidR="008D093B" w:rsidRDefault="008D093B" w:rsidP="00DF3331">
            <w:r>
              <w:t>Arbeitskontext (Lärm, Unterbrüche, Regeln)</w:t>
            </w:r>
          </w:p>
        </w:tc>
        <w:tc>
          <w:tcPr>
            <w:tcW w:w="5985" w:type="dxa"/>
          </w:tcPr>
          <w:p w14:paraId="3F25C08B" w14:textId="77777777" w:rsidR="008D093B" w:rsidRDefault="009E214F" w:rsidP="009E214F">
            <w:r>
              <w:t>Erik befindet sich bei Eventbesuchen an der HSR jeweils den ganzen Tag im Gebäude 4. Denn f</w:t>
            </w:r>
            <w:r w:rsidR="008D093B">
              <w:t>ür die Veranstaltungen an der HSR wird meist die Aula genutzt, welche sich i</w:t>
            </w:r>
            <w:r>
              <w:t>n ebendiese</w:t>
            </w:r>
            <w:r w:rsidR="008D093B">
              <w:t>m Gebäude</w:t>
            </w:r>
            <w:r>
              <w:t xml:space="preserve"> befindet.</w:t>
            </w:r>
            <w:r w:rsidR="008D093B">
              <w:t xml:space="preserve"> </w:t>
            </w:r>
            <w:r>
              <w:t xml:space="preserve">Auch </w:t>
            </w:r>
            <w:r w:rsidR="008D093B">
              <w:t xml:space="preserve">das Mittagessen </w:t>
            </w:r>
            <w:r>
              <w:t>wird dort serviert</w:t>
            </w:r>
            <w:r w:rsidR="008D093B">
              <w:t>.</w:t>
            </w:r>
          </w:p>
        </w:tc>
      </w:tr>
      <w:tr w:rsidR="008D093B" w14:paraId="6E56E84F" w14:textId="77777777" w:rsidTr="00DF3331">
        <w:tc>
          <w:tcPr>
            <w:tcW w:w="3227" w:type="dxa"/>
          </w:tcPr>
          <w:p w14:paraId="280F5C1E" w14:textId="77777777" w:rsidR="008D093B" w:rsidRDefault="008D093B" w:rsidP="00DF3331">
            <w:r>
              <w:t>Persönlichkeit &amp; Vorlieben</w:t>
            </w:r>
          </w:p>
        </w:tc>
        <w:tc>
          <w:tcPr>
            <w:tcW w:w="5985" w:type="dxa"/>
          </w:tcPr>
          <w:p w14:paraId="704DA8F0" w14:textId="77777777" w:rsidR="008D093B" w:rsidRDefault="008D093B" w:rsidP="00DF3331">
            <w:r>
              <w:t xml:space="preserve">Erik ist an neuen Technologien und Entdeckungen grundsätzlich interessiert. </w:t>
            </w:r>
          </w:p>
        </w:tc>
      </w:tr>
      <w:tr w:rsidR="008D093B" w14:paraId="1B4B23DD" w14:textId="77777777" w:rsidTr="00DF3331">
        <w:tc>
          <w:tcPr>
            <w:tcW w:w="3227" w:type="dxa"/>
          </w:tcPr>
          <w:p w14:paraId="171B18E9" w14:textId="77777777" w:rsidR="008D093B" w:rsidRDefault="008D093B" w:rsidP="00DF3331">
            <w:r>
              <w:t>Vorkenntnisse &amp; Lernen (Computer, Domain)</w:t>
            </w:r>
          </w:p>
        </w:tc>
        <w:tc>
          <w:tcPr>
            <w:tcW w:w="5985" w:type="dxa"/>
          </w:tcPr>
          <w:p w14:paraId="05976004" w14:textId="77777777" w:rsidR="008D093B" w:rsidRDefault="008D093B" w:rsidP="00DF3331">
            <w:r>
              <w:t>Erich verfügt über gute Computerkenntnisse und hat schon von Kinect gehört, dies aber bis jetzt noch nicht ausprobieren können.</w:t>
            </w:r>
          </w:p>
        </w:tc>
      </w:tr>
      <w:tr w:rsidR="008D093B" w14:paraId="3D82F8CD" w14:textId="77777777" w:rsidTr="00DF3331">
        <w:tc>
          <w:tcPr>
            <w:tcW w:w="3227" w:type="dxa"/>
          </w:tcPr>
          <w:p w14:paraId="2CABA7C8" w14:textId="77777777" w:rsidR="008D093B" w:rsidRDefault="008D093B" w:rsidP="00DF3331">
            <w:r>
              <w:t>Eigenschaften / Verhaltensvariablen</w:t>
            </w:r>
          </w:p>
        </w:tc>
        <w:tc>
          <w:tcPr>
            <w:tcW w:w="5985" w:type="dxa"/>
          </w:tcPr>
          <w:p w14:paraId="50507CF8" w14:textId="77777777" w:rsidR="008D093B" w:rsidRDefault="008D093B" w:rsidP="00DF3331">
            <w:pPr>
              <w:pStyle w:val="ListParagraph"/>
              <w:numPr>
                <w:ilvl w:val="0"/>
                <w:numId w:val="18"/>
              </w:numPr>
            </w:pPr>
            <w:r>
              <w:t>Interesse an den Arbeiten</w:t>
            </w:r>
          </w:p>
          <w:p w14:paraId="3AD723B7" w14:textId="77777777" w:rsidR="008D093B" w:rsidRDefault="008D093B" w:rsidP="00DF3331">
            <w:pPr>
              <w:pStyle w:val="ListParagraph"/>
              <w:numPr>
                <w:ilvl w:val="0"/>
                <w:numId w:val="18"/>
              </w:numPr>
            </w:pPr>
            <w:r>
              <w:t>Interesse an den Postern</w:t>
            </w:r>
          </w:p>
          <w:p w14:paraId="6A81F35A" w14:textId="77777777" w:rsidR="008D093B" w:rsidRDefault="008D093B" w:rsidP="00DF3331">
            <w:pPr>
              <w:pStyle w:val="ListParagraph"/>
              <w:numPr>
                <w:ilvl w:val="0"/>
                <w:numId w:val="18"/>
              </w:numPr>
            </w:pPr>
            <w:r>
              <w:t>Qualitätseinschätzung</w:t>
            </w:r>
          </w:p>
          <w:p w14:paraId="1661B5AA" w14:textId="77777777" w:rsidR="008D093B" w:rsidRDefault="008D093B" w:rsidP="00DF3331">
            <w:pPr>
              <w:pStyle w:val="ListParagraph"/>
              <w:numPr>
                <w:ilvl w:val="0"/>
                <w:numId w:val="18"/>
              </w:numPr>
            </w:pPr>
            <w:r>
              <w:t>Zeitaufwand für das Lesen</w:t>
            </w:r>
          </w:p>
        </w:tc>
      </w:tr>
      <w:tr w:rsidR="008D093B" w14:paraId="5056EF5D" w14:textId="77777777" w:rsidTr="00DF3331">
        <w:tc>
          <w:tcPr>
            <w:tcW w:w="3227" w:type="dxa"/>
          </w:tcPr>
          <w:p w14:paraId="648F933B" w14:textId="77777777" w:rsidR="008D093B" w:rsidRDefault="008D093B" w:rsidP="00DF3331">
            <w:r>
              <w:t>Ziele</w:t>
            </w:r>
          </w:p>
        </w:tc>
        <w:tc>
          <w:tcPr>
            <w:tcW w:w="5985" w:type="dxa"/>
          </w:tcPr>
          <w:p w14:paraId="73103890" w14:textId="77777777" w:rsidR="008D093B" w:rsidRDefault="008D093B" w:rsidP="00DF3331">
            <w:pPr>
              <w:pStyle w:val="ListParagraph"/>
              <w:keepNext/>
              <w:numPr>
                <w:ilvl w:val="0"/>
                <w:numId w:val="20"/>
              </w:numPr>
            </w:pPr>
            <w:r>
              <w:t>Zeit in den Pausen überbrücken</w:t>
            </w:r>
          </w:p>
        </w:tc>
      </w:tr>
    </w:tbl>
    <w:p w14:paraId="322990C9" w14:textId="77777777" w:rsidR="008D093B" w:rsidRDefault="008D093B" w:rsidP="008D093B">
      <w:pPr>
        <w:pStyle w:val="Heading4"/>
      </w:pPr>
      <w:r>
        <w:t>Ist-Szenario-1</w:t>
      </w:r>
    </w:p>
    <w:p w14:paraId="7FA44C3A" w14:textId="77777777" w:rsidR="008D093B" w:rsidRDefault="008D093B" w:rsidP="008D093B">
      <w:r>
        <w:t>Erich besucht zusammen mit seinen Firmenkollegen eine Veranstaltung an der HSR. Diese findet in der Aula</w:t>
      </w:r>
      <w:r w:rsidR="00622B00">
        <w:t xml:space="preserve"> im Gebäude 4</w:t>
      </w:r>
      <w:r>
        <w:t xml:space="preserve"> statt. Nach einer Einführung erfolgt die erste Pause. </w:t>
      </w:r>
      <w:commentRangeStart w:id="37"/>
      <w:r>
        <w:t>Erich und seine Kollegen nutzen diese Zeit</w:t>
      </w:r>
      <w:r w:rsidR="00BF2FE7">
        <w:t>,</w:t>
      </w:r>
      <w:r>
        <w:t xml:space="preserve"> um sich in der Mensa einen Kaffee zu holen</w:t>
      </w:r>
      <w:commentRangeEnd w:id="37"/>
      <w:r w:rsidR="0028110B">
        <w:rPr>
          <w:rStyle w:val="CommentReference"/>
        </w:rPr>
        <w:commentReference w:id="37"/>
      </w:r>
      <w:r>
        <w:t xml:space="preserve">. </w:t>
      </w:r>
      <w:r w:rsidR="00BF2FE7">
        <w:t xml:space="preserve">Auch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2E2113">
        <w:t>beginnt ein</w:t>
      </w:r>
      <w:r>
        <w:t xml:space="preserve"> Gespräch</w:t>
      </w:r>
      <w:r w:rsidR="00FA3E52">
        <w:t xml:space="preserve"> und kehrt erst zurück</w:t>
      </w:r>
      <w:r w:rsidR="00BF2FE7">
        <w:t>,</w:t>
      </w:r>
      <w:r>
        <w:t xml:space="preserve"> </w:t>
      </w:r>
      <w:r w:rsidR="00FA3E52">
        <w:t>als</w:t>
      </w:r>
      <w:r>
        <w:t xml:space="preserve"> sie in den Saal gerufen wird.</w:t>
      </w:r>
    </w:p>
    <w:p w14:paraId="5D0D4BC6" w14:textId="77777777" w:rsidR="008D093B" w:rsidRDefault="008D093B" w:rsidP="008D093B">
      <w:pPr>
        <w:pStyle w:val="Heading4"/>
      </w:pPr>
      <w:r>
        <w:t>Soll-Szenario-1</w:t>
      </w:r>
    </w:p>
    <w:p w14:paraId="6220CAC3" w14:textId="77777777" w:rsidR="008D093B" w:rsidRPr="008D093B" w:rsidRDefault="008D093B">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r>
        <w:t xml:space="preserve">fällt ihm die Video Wall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muss. Nach einer Einführung erfolgt die erste Pause. Erich und seine Kollegen nutzen diese Zeit</w:t>
      </w:r>
      <w:r w:rsidR="00D3286B">
        <w:t>,</w:t>
      </w:r>
      <w:r>
        <w:t xml:space="preserve"> um sich in der Mensa einen Kaffee zu holen. Dabei fällt ihm wieder die Video Wall auf. Interessiert nähert er sich dieser und bemerkt, dass diese auf seine Bewegungen reagiert. Erich stellt bei </w:t>
      </w:r>
      <w:r>
        <w:lastRenderedPageBreak/>
        <w:t>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Video Wall am Mittag noch einmal </w:t>
      </w:r>
      <w:r w:rsidR="00D3286B">
        <w:t xml:space="preserve">über </w:t>
      </w:r>
      <w:r>
        <w:t>länger</w:t>
      </w:r>
      <w:r w:rsidR="00D3286B">
        <w:t>e Zeit</w:t>
      </w:r>
      <w:r>
        <w:t xml:space="preserve"> zu nutzen.</w:t>
      </w:r>
      <w:r>
        <w:br w:type="page"/>
      </w:r>
    </w:p>
    <w:p w14:paraId="1F0F80E5" w14:textId="77777777" w:rsidR="007E0847" w:rsidRDefault="007E0847" w:rsidP="007E0847">
      <w:pPr>
        <w:pStyle w:val="Heading2"/>
      </w:pPr>
      <w:r>
        <w:lastRenderedPageBreak/>
        <w:t>Hardware Setup</w:t>
      </w:r>
    </w:p>
    <w:p w14:paraId="30D093CE" w14:textId="77777777" w:rsidR="007E0847" w:rsidRPr="001D41C8" w:rsidRDefault="007E0847" w:rsidP="007E0847">
      <w:r>
        <w:t xml:space="preserve">Für die </w:t>
      </w:r>
      <w:r w:rsidR="00D21A0C">
        <w:t xml:space="preserve">Evaluierung  der </w:t>
      </w:r>
      <w:r>
        <w:t xml:space="preserve">Hardware </w:t>
      </w:r>
      <w:r w:rsidR="00D21A0C">
        <w:t>mussten folgende Punkte geklärt werden:</w:t>
      </w:r>
      <w:r>
        <w:t xml:space="preserve"> Grösse und Anzahl der Monitore so wie benötigte Grafikkarten.</w:t>
      </w:r>
      <w:r w:rsidR="00CA68E8">
        <w:t xml:space="preserve"> </w:t>
      </w:r>
      <w:r w:rsidR="00D21A0C">
        <w:t>E</w:t>
      </w:r>
      <w:r>
        <w:t>rstere</w:t>
      </w:r>
      <w:r w:rsidR="00D21A0C">
        <w:t>s</w:t>
      </w:r>
      <w:r>
        <w:t xml:space="preserve"> wird im Unterkapitel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w:t>
      </w:r>
      <w:r w:rsidR="00DE61E9">
        <w:t xml:space="preserve">behandelt, </w:t>
      </w:r>
      <w:r>
        <w:t xml:space="preserve">auf </w:t>
      </w:r>
      <w:r w:rsidR="00DE61E9">
        <w:t xml:space="preserve">den zweiten Punkt wird im </w:t>
      </w:r>
      <w:r>
        <w:t xml:space="preserve">Unterkapitel </w:t>
      </w:r>
      <w:r>
        <w:fldChar w:fldCharType="begin"/>
      </w:r>
      <w:r>
        <w:instrText xml:space="preserve"> REF _Ref319065040 \r \h </w:instrText>
      </w:r>
      <w:r>
        <w:fldChar w:fldCharType="separate"/>
      </w:r>
      <w:r>
        <w:t>I.6.2</w:t>
      </w:r>
      <w:r>
        <w:fldChar w:fldCharType="end"/>
      </w:r>
      <w:r>
        <w:t xml:space="preserve"> </w:t>
      </w:r>
      <w:r>
        <w:fldChar w:fldCharType="begin"/>
      </w:r>
      <w:r>
        <w:instrText xml:space="preserve"> REF _Ref319065040 \h </w:instrText>
      </w:r>
      <w:r>
        <w:fldChar w:fldCharType="separate"/>
      </w:r>
      <w:r>
        <w:t>Grafikkarten</w:t>
      </w:r>
      <w:r>
        <w:fldChar w:fldCharType="end"/>
      </w:r>
      <w:r w:rsidR="00DE61E9">
        <w:t xml:space="preserve"> eingegangen.</w:t>
      </w:r>
    </w:p>
    <w:p w14:paraId="4CC30BAB" w14:textId="77777777" w:rsidR="007E0847" w:rsidRPr="001B6B7C" w:rsidRDefault="007E0847" w:rsidP="007E0847">
      <w:pPr>
        <w:pStyle w:val="Heading3"/>
      </w:pPr>
      <w:bookmarkStart w:id="38" w:name="_Ref319065031"/>
      <w:r>
        <w:t>Monitore</w:t>
      </w:r>
      <w:bookmarkEnd w:id="38"/>
    </w:p>
    <w:p w14:paraId="71A3840C" w14:textId="77777777" w:rsidR="007E0847" w:rsidRDefault="007E0847" w:rsidP="007E0847">
      <w:r>
        <w:t>Es ist geplant, die Video Wall im Gebäude 4 an der Wand zwischen dem Rektorat und dem Eingang für die Post zu montieren. Die Raumhöhe dieses Gebäudes ist aber im Vergleich zu anderen Räumen an der HSR eher tief, sie beträgt 2.81 Meter. Daher war es fraglich</w:t>
      </w:r>
      <w:r w:rsidR="002940C7">
        <w:t>,</w:t>
      </w:r>
      <w:r>
        <w:t xml:space="preserve"> ob sich eine grosse Videowand gut in diesen Raum einbringen kann.</w:t>
      </w:r>
    </w:p>
    <w:p w14:paraId="290DB3E7" w14:textId="77777777" w:rsidR="007E0847" w:rsidRDefault="007E0847" w:rsidP="007E0847">
      <w:r>
        <w:t>Neben dem Finden der passenden Räumlichkeiten ist auch die optimale Anzahl der Bildschirme und deren Anordnung ein wichtiges Thema. Folgende drei Varianten standen zur Diskussion:</w:t>
      </w:r>
    </w:p>
    <w:p w14:paraId="0DBB5BFE" w14:textId="77777777" w:rsidR="007E0847" w:rsidRDefault="007E0847" w:rsidP="007E0847">
      <w:pPr>
        <w:pStyle w:val="ListParagraph"/>
        <w:numPr>
          <w:ilvl w:val="0"/>
          <w:numId w:val="14"/>
        </w:numPr>
      </w:pPr>
      <w:r>
        <w:t>3 x 3 55“ Monitore</w:t>
      </w:r>
    </w:p>
    <w:p w14:paraId="67C4E627" w14:textId="77777777" w:rsidR="007E0847" w:rsidRDefault="007E0847" w:rsidP="007E0847">
      <w:pPr>
        <w:pStyle w:val="ListParagraph"/>
        <w:numPr>
          <w:ilvl w:val="0"/>
          <w:numId w:val="14"/>
        </w:numPr>
      </w:pPr>
      <w:r>
        <w:t>2 x 2 55“ Monitore</w:t>
      </w:r>
    </w:p>
    <w:p w14:paraId="07BE5FEE" w14:textId="77777777" w:rsidR="007E0847" w:rsidRDefault="007E0847" w:rsidP="007E0847">
      <w:pPr>
        <w:pStyle w:val="ListParagraph"/>
        <w:numPr>
          <w:ilvl w:val="0"/>
          <w:numId w:val="14"/>
        </w:numPr>
      </w:pPr>
      <w:r>
        <w:t>1 x 6 55“ Monitore</w:t>
      </w:r>
    </w:p>
    <w:p w14:paraId="2D72E74F" w14:textId="77777777" w:rsidR="007E0847" w:rsidRDefault="007E0847" w:rsidP="007E0847">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14:paraId="2C207DDE" w14:textId="77777777" w:rsidR="007E0847" w:rsidRDefault="007E0847" w:rsidP="007E0847">
      <w:pPr>
        <w:pStyle w:val="Heading4"/>
      </w:pPr>
      <w:bookmarkStart w:id="39" w:name="_Ref319068091"/>
      <w:r>
        <w:t>Variante A: 3 x 3 55“ Monitore</w:t>
      </w:r>
      <w:bookmarkEnd w:id="39"/>
    </w:p>
    <w:p w14:paraId="75898204" w14:textId="77777777" w:rsidR="007E0847" w:rsidRDefault="007E0847" w:rsidP="007E0847">
      <w:r>
        <w:rPr>
          <w:noProof/>
          <w:lang w:eastAsia="de-CH"/>
        </w:rPr>
        <w:drawing>
          <wp:inline distT="0" distB="0" distL="0" distR="0" wp14:anchorId="73EEBBEC" wp14:editId="28AC4991">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14:paraId="374DC186" w14:textId="77777777" w:rsidR="007E0847" w:rsidRPr="00DD1216" w:rsidRDefault="007E0847" w:rsidP="007E0847">
      <w:pPr>
        <w:pStyle w:val="Caption"/>
      </w:pPr>
      <w:r>
        <w:t xml:space="preserve">Abbildung </w:t>
      </w:r>
      <w:r w:rsidR="003F5166">
        <w:fldChar w:fldCharType="begin"/>
      </w:r>
      <w:r w:rsidR="003F5166">
        <w:instrText xml:space="preserve"> SEQ Abbildung \* ARABIC </w:instrText>
      </w:r>
      <w:r w:rsidR="003F5166">
        <w:fldChar w:fldCharType="separate"/>
      </w:r>
      <w:r w:rsidR="000E3E63">
        <w:rPr>
          <w:noProof/>
        </w:rPr>
        <w:t>13</w:t>
      </w:r>
      <w:r w:rsidR="003F5166">
        <w:rPr>
          <w:noProof/>
        </w:rPr>
        <w:fldChar w:fldCharType="end"/>
      </w:r>
      <w:r>
        <w:t xml:space="preserve"> - </w:t>
      </w:r>
      <w:r w:rsidRPr="009F6B52">
        <w:t xml:space="preserve">Variante A: </w:t>
      </w:r>
      <w:r>
        <w:t>3</w:t>
      </w:r>
      <w:r w:rsidRPr="009F6B52">
        <w:t xml:space="preserve"> x </w:t>
      </w:r>
      <w:r>
        <w:t>3</w:t>
      </w:r>
      <w:r w:rsidRPr="009F6B52">
        <w:t xml:space="preserve"> 55" Monitore, Ansicht</w:t>
      </w:r>
    </w:p>
    <w:p w14:paraId="3D060513" w14:textId="77777777" w:rsidR="007E0847" w:rsidRPr="00DD1216" w:rsidRDefault="007E0847" w:rsidP="007E0847">
      <w:r>
        <w:t>Wie aus der Aufgabenstellung ersichtlich ist (TODO: Aufgabenstellung)</w:t>
      </w:r>
      <w:r w:rsidR="002940C7">
        <w:t>,</w:t>
      </w:r>
      <w:r>
        <w:t xml:space="preserve"> wurde eine Monitorwand mit 3 x 3 55“ Monitoren vorgeschlagen. </w:t>
      </w:r>
      <w:r w:rsidR="00B70C1E">
        <w:t>Zu Beginn</w:t>
      </w:r>
      <w:r>
        <w:t xml:space="preserve"> wurde befürchtet, dass diese durch ihre Abmessungen übermässig gross in dem Raum erscheinen würde. Auch wurde </w:t>
      </w:r>
      <w:r w:rsidR="00B70C1E">
        <w:t>davon ausgegangen</w:t>
      </w:r>
      <w:r>
        <w:t xml:space="preserve">, dass die auf der </w:t>
      </w:r>
      <w:r w:rsidR="002940C7">
        <w:t xml:space="preserve">Video </w:t>
      </w:r>
      <w:r>
        <w:t xml:space="preserve">Wall </w:t>
      </w:r>
      <w:r w:rsidR="00B70C1E">
        <w:t xml:space="preserve">dargestellten </w:t>
      </w:r>
      <w:r>
        <w:t xml:space="preserve">Elemente nicht auf </w:t>
      </w:r>
      <w:r w:rsidR="00B70C1E">
        <w:t>einen Blick erfasst werden könn</w:t>
      </w:r>
      <w:r>
        <w:t>en.</w:t>
      </w:r>
    </w:p>
    <w:p w14:paraId="2AFD8A1D" w14:textId="77777777" w:rsidR="007E0847" w:rsidRDefault="007E0847" w:rsidP="007E0847"/>
    <w:p w14:paraId="5BA836B4" w14:textId="77777777" w:rsidR="007E0847" w:rsidRDefault="007E0847" w:rsidP="007E0847">
      <w:pPr>
        <w:rPr>
          <w:noProof/>
          <w:lang w:eastAsia="de-CH"/>
        </w:rPr>
      </w:pPr>
    </w:p>
    <w:p w14:paraId="5F476BC2" w14:textId="77777777" w:rsidR="007E0847" w:rsidRDefault="007E0847" w:rsidP="007E0847">
      <w:r>
        <w:rPr>
          <w:noProof/>
          <w:lang w:eastAsia="de-CH"/>
        </w:rPr>
        <w:lastRenderedPageBreak/>
        <w:drawing>
          <wp:inline distT="0" distB="0" distL="0" distR="0" wp14:anchorId="748F0AD3" wp14:editId="2E9F47F9">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51FDDF8C" w14:textId="77777777" w:rsidR="007E0847" w:rsidRDefault="007E0847" w:rsidP="007E0847">
      <w:pPr>
        <w:pStyle w:val="Caption"/>
      </w:pPr>
      <w:r>
        <w:t xml:space="preserve">Abbildung </w:t>
      </w:r>
      <w:r w:rsidR="003F5166">
        <w:fldChar w:fldCharType="begin"/>
      </w:r>
      <w:r w:rsidR="003F5166">
        <w:instrText xml:space="preserve"> SEQ Abbildu</w:instrText>
      </w:r>
      <w:r w:rsidR="003F5166">
        <w:instrText xml:space="preserve">ng \* ARABIC </w:instrText>
      </w:r>
      <w:r w:rsidR="003F5166">
        <w:fldChar w:fldCharType="separate"/>
      </w:r>
      <w:r w:rsidR="000E3E63">
        <w:rPr>
          <w:noProof/>
        </w:rPr>
        <w:t>14</w:t>
      </w:r>
      <w:r w:rsidR="003F5166">
        <w:rPr>
          <w:noProof/>
        </w:rPr>
        <w:fldChar w:fldCharType="end"/>
      </w:r>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14:paraId="1375D12F" w14:textId="77777777" w:rsidR="007E0847" w:rsidRDefault="007E0847" w:rsidP="007E0847">
      <w:r>
        <w:t xml:space="preserve">Durch die </w:t>
      </w:r>
      <w:r w:rsidR="00B70C1E">
        <w:t xml:space="preserve">anschauliche </w:t>
      </w:r>
      <w:r>
        <w:t>Projekti</w:t>
      </w:r>
      <w:r w:rsidR="00B70C1E">
        <w:t xml:space="preserve">on wurde das Team jedoch </w:t>
      </w:r>
      <w:commentRangeStart w:id="40"/>
      <w:r w:rsidR="00B70C1E">
        <w:t>eines B</w:t>
      </w:r>
      <w:r>
        <w:t>esseren belehrt</w:t>
      </w:r>
      <w:commentRangeEnd w:id="40"/>
      <w:r w:rsidR="0028110B">
        <w:rPr>
          <w:rStyle w:val="CommentReference"/>
        </w:rPr>
        <w:commentReference w:id="40"/>
      </w:r>
      <w:r>
        <w:t xml:space="preserve">. Das </w:t>
      </w:r>
      <w:r w:rsidR="00802A18">
        <w:t xml:space="preserve">auf der Video Wall dargestellte </w:t>
      </w:r>
      <w:r>
        <w:t xml:space="preserve">Poster besitzt </w:t>
      </w:r>
      <w:r w:rsidR="00802A18">
        <w:t>in dieser Variante</w:t>
      </w:r>
      <w:r>
        <w:t xml:space="preserve"> eine angenehme Grösse</w:t>
      </w:r>
      <w:r w:rsidR="00802A18">
        <w:t>,</w:t>
      </w:r>
      <w:r>
        <w:t xml:space="preserve"> um die darauf platzierten Texte zu lesen und </w:t>
      </w:r>
      <w:r w:rsidR="00802A18">
        <w:t xml:space="preserve">die </w:t>
      </w:r>
      <w:r>
        <w:t>Bilder zu betrachten. Auch die Wa</w:t>
      </w:r>
      <w:r w:rsidR="009D1582">
        <w:t>nd wirkt nicht zu massiv, dafür</w:t>
      </w:r>
      <w:r>
        <w:t xml:space="preserve"> sehr eindrücklich. Das klassische Format</w:t>
      </w:r>
      <w:r w:rsidR="00802A18">
        <w:t xml:space="preserve"> mit dem Seitenverhältnis </w:t>
      </w:r>
      <w:r w:rsidR="00802A18" w:rsidRPr="00802A18">
        <w:t>16:9</w:t>
      </w:r>
      <w:r>
        <w:t xml:space="preserve"> eignet sich auch gut für Spiele und die Darstellung von Videos.</w:t>
      </w:r>
    </w:p>
    <w:p w14:paraId="29E6AAF4" w14:textId="77777777" w:rsidR="007E0847" w:rsidRDefault="007E0847" w:rsidP="007E0847">
      <w:pPr>
        <w:pStyle w:val="Heading4"/>
      </w:pPr>
      <w:bookmarkStart w:id="41" w:name="_Ref319068033"/>
      <w:r>
        <w:t>Variante B: 2 x 2 55“ Monitore</w:t>
      </w:r>
      <w:bookmarkEnd w:id="41"/>
    </w:p>
    <w:p w14:paraId="113912EF" w14:textId="77777777" w:rsidR="007E0847" w:rsidRDefault="007E0847" w:rsidP="007E0847">
      <w:r>
        <w:rPr>
          <w:noProof/>
          <w:lang w:eastAsia="de-CH"/>
        </w:rPr>
        <w:drawing>
          <wp:inline distT="0" distB="0" distL="0" distR="0" wp14:anchorId="2F98F718" wp14:editId="1A4C332E">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14:paraId="55980874" w14:textId="77777777" w:rsidR="007E0847" w:rsidRDefault="007E0847" w:rsidP="007E0847">
      <w:pPr>
        <w:pStyle w:val="Caption"/>
      </w:pPr>
      <w:r>
        <w:t xml:space="preserve">Abbildung </w:t>
      </w:r>
      <w:r w:rsidR="003F5166">
        <w:fldChar w:fldCharType="begin"/>
      </w:r>
      <w:r w:rsidR="003F5166">
        <w:instrText xml:space="preserve"> SEQ Abbildung \* ARABIC </w:instrText>
      </w:r>
      <w:r w:rsidR="003F5166">
        <w:fldChar w:fldCharType="separate"/>
      </w:r>
      <w:r w:rsidR="000E3E63">
        <w:rPr>
          <w:noProof/>
        </w:rPr>
        <w:t>15</w:t>
      </w:r>
      <w:r w:rsidR="003F5166">
        <w:rPr>
          <w:noProof/>
        </w:rPr>
        <w:fldChar w:fldCharType="end"/>
      </w:r>
      <w:r>
        <w:t xml:space="preserve"> - Variante B: 2 x 2 55" Monitore, Ansicht</w:t>
      </w:r>
    </w:p>
    <w:p w14:paraId="44893BBB" w14:textId="77777777" w:rsidR="007E0847" w:rsidRPr="00211610" w:rsidRDefault="00C52E98" w:rsidP="007E0847">
      <w:r>
        <w:t>Wie im Unterk</w:t>
      </w:r>
      <w:r w:rsidR="007E0847">
        <w:t xml:space="preserve">apitel </w:t>
      </w:r>
      <w:r w:rsidR="007E0847">
        <w:fldChar w:fldCharType="begin"/>
      </w:r>
      <w:r w:rsidR="007E0847">
        <w:instrText xml:space="preserve"> REF _Ref319068091 \r \h </w:instrText>
      </w:r>
      <w:r w:rsidR="007E0847">
        <w:fldChar w:fldCharType="separate"/>
      </w:r>
      <w:r w:rsidR="007E0847">
        <w:t>I.6.1.1</w:t>
      </w:r>
      <w:r w:rsidR="007E0847">
        <w:fldChar w:fldCharType="end"/>
      </w:r>
      <w:r w:rsidR="007E0847">
        <w:t xml:space="preserve"> </w:t>
      </w:r>
      <w:r w:rsidR="007E0847">
        <w:fldChar w:fldCharType="begin"/>
      </w:r>
      <w:r w:rsidR="007E0847">
        <w:instrText xml:space="preserve"> REF _Ref319068091 \h </w:instrText>
      </w:r>
      <w:r w:rsidR="007E0847">
        <w:fldChar w:fldCharType="separate"/>
      </w:r>
      <w:r w:rsidR="007E0847">
        <w:t>Variante A: 3 x 3 55“ Monitore</w:t>
      </w:r>
      <w:r w:rsidR="007E0847">
        <w:fldChar w:fldCharType="end"/>
      </w:r>
      <w:r w:rsidR="007E0847">
        <w:t xml:space="preserve"> erwähnt, wurde </w:t>
      </w:r>
      <w:r>
        <w:t xml:space="preserve">bei der Variante A </w:t>
      </w:r>
      <w:r w:rsidR="007E0847">
        <w:t xml:space="preserve">davon ausgegangen, dass die Monitorwand </w:t>
      </w:r>
      <w:r>
        <w:t xml:space="preserve">im Gebäude 4 an der vorgesehenen Wand zu gross </w:t>
      </w:r>
      <w:r w:rsidR="007E0847">
        <w:t>wirken würde. Daher wurde eine kleinere Variante mit 2 x 2 55“ Monitoren ebenfalls getestet.</w:t>
      </w:r>
    </w:p>
    <w:p w14:paraId="5FC55CDC" w14:textId="77777777" w:rsidR="007E0847" w:rsidRDefault="007E0847" w:rsidP="007E0847">
      <w:commentRangeStart w:id="42"/>
      <w:r>
        <w:rPr>
          <w:noProof/>
          <w:lang w:eastAsia="de-CH"/>
        </w:rPr>
        <w:lastRenderedPageBreak/>
        <w:drawing>
          <wp:inline distT="0" distB="0" distL="0" distR="0" wp14:anchorId="78542EEB" wp14:editId="5098EAF3">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commentRangeEnd w:id="42"/>
      <w:r w:rsidR="004011FC">
        <w:rPr>
          <w:rStyle w:val="CommentReference"/>
        </w:rPr>
        <w:commentReference w:id="42"/>
      </w:r>
    </w:p>
    <w:p w14:paraId="31883B4A" w14:textId="77777777" w:rsidR="007E0847" w:rsidRDefault="007E0847" w:rsidP="007E0847">
      <w:pPr>
        <w:pStyle w:val="Caption"/>
      </w:pPr>
      <w:bookmarkStart w:id="43" w:name="_Ref319068177"/>
      <w:r>
        <w:t xml:space="preserve">Abbildung </w:t>
      </w:r>
      <w:r w:rsidR="003F5166">
        <w:fldChar w:fldCharType="begin"/>
      </w:r>
      <w:r w:rsidR="003F5166">
        <w:instrText xml:space="preserve"> SEQ Abbildung \* ARABIC </w:instrText>
      </w:r>
      <w:r w:rsidR="003F5166">
        <w:fldChar w:fldCharType="separate"/>
      </w:r>
      <w:r w:rsidR="000E3E63">
        <w:rPr>
          <w:noProof/>
        </w:rPr>
        <w:t>16</w:t>
      </w:r>
      <w:r w:rsidR="003F5166">
        <w:rPr>
          <w:noProof/>
        </w:rPr>
        <w:fldChar w:fldCharType="end"/>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43"/>
    </w:p>
    <w:p w14:paraId="525757C7" w14:textId="77777777" w:rsidR="007E0847" w:rsidRPr="00232E89" w:rsidRDefault="007E0847" w:rsidP="007E0847">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ist jedoch schnell ersichtlich, dass diese Konstellation klein und verloren wirkt</w:t>
      </w:r>
      <w:r w:rsidR="00C52E98">
        <w:t xml:space="preserve"> im Raum</w:t>
      </w:r>
      <w:r>
        <w:t xml:space="preserve">.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rsidR="00C52E98">
        <w:t>) vermittelt</w:t>
      </w:r>
      <w:r>
        <w:t>, entfällt hier.</w:t>
      </w:r>
    </w:p>
    <w:p w14:paraId="7BCF5B96" w14:textId="77777777" w:rsidR="007E0847" w:rsidRDefault="007E0847" w:rsidP="007E0847">
      <w:pPr>
        <w:pStyle w:val="Heading4"/>
      </w:pPr>
      <w:r>
        <w:t>Variante C: 1 x 6 55“ Monitore</w:t>
      </w:r>
    </w:p>
    <w:p w14:paraId="5CF971B7" w14:textId="77777777" w:rsidR="007E0847" w:rsidRDefault="007E0847" w:rsidP="007E0847">
      <w:r>
        <w:rPr>
          <w:noProof/>
          <w:lang w:eastAsia="de-CH"/>
        </w:rPr>
        <w:drawing>
          <wp:inline distT="0" distB="0" distL="0" distR="0" wp14:anchorId="157A569A" wp14:editId="1159221F">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14:paraId="688C6CCB" w14:textId="77777777" w:rsidR="007E0847" w:rsidRDefault="007E0847" w:rsidP="007E0847">
      <w:pPr>
        <w:pStyle w:val="Caption"/>
      </w:pPr>
      <w:r>
        <w:t xml:space="preserve">Abbildung </w:t>
      </w:r>
      <w:r w:rsidR="003F5166">
        <w:fldChar w:fldCharType="begin"/>
      </w:r>
      <w:r w:rsidR="003F5166">
        <w:instrText xml:space="preserve"> SEQ Abbildung \</w:instrText>
      </w:r>
      <w:r w:rsidR="003F5166">
        <w:instrText xml:space="preserve">* ARABIC </w:instrText>
      </w:r>
      <w:r w:rsidR="003F5166">
        <w:fldChar w:fldCharType="separate"/>
      </w:r>
      <w:r w:rsidR="000E3E63">
        <w:rPr>
          <w:noProof/>
        </w:rPr>
        <w:t>17</w:t>
      </w:r>
      <w:r w:rsidR="003F5166">
        <w:rPr>
          <w:noProof/>
        </w:rPr>
        <w:fldChar w:fldCharType="end"/>
      </w:r>
      <w:r>
        <w:t xml:space="preserve"> - Variante C: 1 x 6 55" Monitore, Ansicht</w:t>
      </w:r>
    </w:p>
    <w:p w14:paraId="6E36967D" w14:textId="77777777" w:rsidR="007E0847" w:rsidRDefault="007E0847" w:rsidP="007E0847">
      <w:r>
        <w:t>Diese Variante fügt sich von den Abmessungen her perfekt in den Gang des Gebäudes</w:t>
      </w:r>
      <w:r w:rsidR="009D7768">
        <w:t xml:space="preserve"> 4</w:t>
      </w:r>
      <w:r>
        <w:t xml:space="preserve"> ein. </w:t>
      </w:r>
      <w:r w:rsidR="00287299">
        <w:t>Die Personen, die an der Video Wall vorbei gehen, müssen bei dieser Variante eine längere Strecke bewältigen, bis sie das andere Ende der Wand erreichen. Daher ist die</w:t>
      </w:r>
      <w:r w:rsidR="000F25E8">
        <w:t xml:space="preserve"> Zeit, </w:t>
      </w:r>
      <w:r w:rsidR="00287299">
        <w:t>in der</w:t>
      </w:r>
      <w:r w:rsidR="000F25E8">
        <w:t xml:space="preserve"> sich die Passanten vor der Video Wall bewegen</w:t>
      </w:r>
      <w:r w:rsidR="00287299">
        <w:t xml:space="preserve">, </w:t>
      </w:r>
      <w:r w:rsidR="00727600">
        <w:t>bei dieser Monitorkonstellation</w:t>
      </w:r>
      <w:r w:rsidR="00287299">
        <w:t xml:space="preserve"> grösser</w:t>
      </w:r>
      <w:r w:rsidR="00BA797E">
        <w:t>.</w:t>
      </w:r>
      <w:r w:rsidR="00727600">
        <w:t xml:space="preserve"> Die </w:t>
      </w:r>
      <w:r w:rsidR="00287299">
        <w:t>längere</w:t>
      </w:r>
      <w:r w:rsidR="00727600">
        <w:t xml:space="preserve"> Zeitspanne bietet noch bessere Gelegenheit, die vorbeilaufende Person zu animieren, die Video Wall zu benutzen.</w:t>
      </w:r>
      <w:r w:rsidR="00287299">
        <w:t xml:space="preserve"> </w:t>
      </w:r>
      <w:r>
        <w:t>Denkbar ist auch, dass die Möbel-Elemente</w:t>
      </w:r>
      <w:r w:rsidR="00D737E2">
        <w:t xml:space="preserve"> des Infostandes (siehe Kapitel </w:t>
      </w:r>
      <w:r w:rsidR="00D737E2">
        <w:fldChar w:fldCharType="begin"/>
      </w:r>
      <w:r w:rsidR="00D737E2">
        <w:instrText xml:space="preserve"> REF _Ref319065031 \r \h </w:instrText>
      </w:r>
      <w:r w:rsidR="00D737E2">
        <w:fldChar w:fldCharType="separate"/>
      </w:r>
      <w:r w:rsidR="00D737E2">
        <w:t>I.6.1</w:t>
      </w:r>
      <w:r w:rsidR="00D737E2">
        <w:fldChar w:fldCharType="end"/>
      </w:r>
      <w:r w:rsidR="00D737E2">
        <w:t xml:space="preserve"> </w:t>
      </w:r>
      <w:r w:rsidR="00D737E2">
        <w:fldChar w:fldCharType="begin"/>
      </w:r>
      <w:r w:rsidR="00D737E2">
        <w:instrText xml:space="preserve"> REF _Ref319065031 \h </w:instrText>
      </w:r>
      <w:r w:rsidR="00D737E2">
        <w:fldChar w:fldCharType="separate"/>
      </w:r>
      <w:r w:rsidR="00D737E2">
        <w:t>Monitore</w:t>
      </w:r>
      <w:r w:rsidR="00D737E2">
        <w:fldChar w:fldCharType="end"/>
      </w:r>
      <w:r w:rsidR="00D737E2">
        <w:t>)</w:t>
      </w:r>
      <w:r>
        <w:t xml:space="preserve"> ihren Platz behalten und die </w:t>
      </w:r>
      <w:r w:rsidR="003045A3">
        <w:t xml:space="preserve">sechs Bildschirme </w:t>
      </w:r>
      <w:r w:rsidR="009D51FF">
        <w:t>darüber montiert we</w:t>
      </w:r>
      <w:r>
        <w:t>rd</w:t>
      </w:r>
      <w:r w:rsidR="009D51FF">
        <w:t>en</w:t>
      </w:r>
      <w:r>
        <w:t xml:space="preserve">. Das 1 x 6 Format ist jedoch für klassische Anwendungen wie Videos oder Spiele unvorteilhaft. Auf </w:t>
      </w:r>
      <w:r w:rsidR="00D737E2">
        <w:t>den</w:t>
      </w:r>
      <w:r>
        <w:t xml:space="preserve"> Seiten der </w:t>
      </w:r>
      <w:r>
        <w:lastRenderedPageBreak/>
        <w:t xml:space="preserve">Bildschirmfläche würde zu viel Platz ungenutzt bleiben. </w:t>
      </w:r>
      <w:r>
        <w:rPr>
          <w:noProof/>
          <w:lang w:eastAsia="de-CH"/>
        </w:rPr>
        <w:drawing>
          <wp:inline distT="0" distB="0" distL="0" distR="0" wp14:anchorId="237EC060" wp14:editId="50A6F6CB">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3F382515" w14:textId="77777777" w:rsidR="007E0847" w:rsidRDefault="007E0847" w:rsidP="007E0847">
      <w:pPr>
        <w:pStyle w:val="Caption"/>
      </w:pPr>
      <w:bookmarkStart w:id="44" w:name="_Ref318900849"/>
      <w:r>
        <w:t xml:space="preserve">Abbildung </w:t>
      </w:r>
      <w:r w:rsidR="003F5166">
        <w:fldChar w:fldCharType="begin"/>
      </w:r>
      <w:r w:rsidR="003F5166">
        <w:instrText xml:space="preserve"> SEQ Abbildung \* ARABIC </w:instrText>
      </w:r>
      <w:r w:rsidR="003F5166">
        <w:fldChar w:fldCharType="separate"/>
      </w:r>
      <w:r w:rsidR="000E3E63">
        <w:rPr>
          <w:noProof/>
        </w:rPr>
        <w:t>18</w:t>
      </w:r>
      <w:r w:rsidR="003F5166">
        <w:rPr>
          <w:noProof/>
        </w:rPr>
        <w:fldChar w:fldCharType="end"/>
      </w:r>
      <w:r>
        <w:t xml:space="preserve"> - Variante A: 1 x 6 55" Monitore, Hellraumprojektor Test</w:t>
      </w:r>
      <w:bookmarkEnd w:id="44"/>
    </w:p>
    <w:p w14:paraId="67F37137" w14:textId="77777777" w:rsidR="007E0847" w:rsidRPr="005473A2" w:rsidRDefault="007E0847" w:rsidP="007E0847">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w:t>
      </w:r>
      <w:commentRangeStart w:id="45"/>
      <w:r>
        <w:t xml:space="preserve">beiden </w:t>
      </w:r>
      <w:commentRangeEnd w:id="45"/>
      <w:r w:rsidR="00080F24">
        <w:rPr>
          <w:rStyle w:val="CommentReference"/>
        </w:rPr>
        <w:commentReference w:id="45"/>
      </w:r>
      <w:r>
        <w:t xml:space="preserve">Bildschirme geht. Ein weiterer negativer Punkt ist, dass </w:t>
      </w:r>
      <w:r w:rsidR="00D737E2">
        <w:t xml:space="preserve">die </w:t>
      </w:r>
      <w:r>
        <w:t>Konstellation</w:t>
      </w:r>
      <w:r w:rsidR="00D737E2" w:rsidRPr="00D737E2">
        <w:t xml:space="preserve"> </w:t>
      </w:r>
      <w:r w:rsidR="00D737E2">
        <w:t xml:space="preserve">mit ihrer geringen Höhe </w:t>
      </w:r>
      <w:r>
        <w:t>im</w:t>
      </w:r>
      <w:r w:rsidR="00D737E2">
        <w:t xml:space="preserve"> Raum verloren wirkt, obwohl dieser</w:t>
      </w:r>
      <w:r>
        <w:t xml:space="preserve"> selbst auch über </w:t>
      </w:r>
      <w:r w:rsidR="00D737E2">
        <w:t>k</w:t>
      </w:r>
      <w:r w:rsidR="00683C6C">
        <w:t>eine</w:t>
      </w:r>
      <w:r w:rsidR="00D737E2">
        <w:t xml:space="preserve"> grosse H</w:t>
      </w:r>
      <w:r>
        <w:t xml:space="preserve">öhe verfügt. </w:t>
      </w:r>
      <w:r w:rsidR="00683C6C">
        <w:t xml:space="preserve">Der </w:t>
      </w:r>
      <w:r>
        <w:t xml:space="preserve">Hauptnachteil ist jedoch, dass für diese Länge </w:t>
      </w:r>
      <w:r w:rsidR="00683C6C">
        <w:t xml:space="preserve">der Monitorkonstellation </w:t>
      </w:r>
      <w:r>
        <w:t>mehrere Kinects benötigt werden würden</w:t>
      </w:r>
      <w:r w:rsidR="00683C6C">
        <w:t>,</w:t>
      </w:r>
      <w:r>
        <w:t xml:space="preserve"> um den gesamten Bereich</w:t>
      </w:r>
      <w:r w:rsidR="00D737E2">
        <w:t xml:space="preserve"> mit Sensoren</w:t>
      </w:r>
      <w:r>
        <w:t xml:space="preserve"> abdecken zu können. Dies würde die Entwicklung verkomplizieren.</w:t>
      </w:r>
    </w:p>
    <w:p w14:paraId="014B3BFA" w14:textId="77777777" w:rsidR="007E0847" w:rsidRDefault="007E0847" w:rsidP="007E0847">
      <w:pPr>
        <w:pStyle w:val="Heading4"/>
      </w:pPr>
      <w:r>
        <w:t>Fazit</w:t>
      </w:r>
    </w:p>
    <w:p w14:paraId="3E489600" w14:textId="77777777" w:rsidR="009D51FF" w:rsidRDefault="009D51FF" w:rsidP="009D51FF">
      <w:r>
        <w:t xml:space="preserve">Durch einfache Mittel konnte schnell festgestellt werden, dass die ursprünglich vorgeschlagene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xml:space="preserve">) sich am besten für den vorgesehenen Raum </w:t>
      </w:r>
      <w:commentRangeStart w:id="46"/>
      <w:r>
        <w:t>eignet</w:t>
      </w:r>
      <w:commentRangeEnd w:id="46"/>
      <w:r w:rsidR="00080F24">
        <w:rPr>
          <w:rStyle w:val="CommentReference"/>
        </w:rPr>
        <w:commentReference w:id="46"/>
      </w:r>
      <w:r>
        <w:t>.</w:t>
      </w:r>
    </w:p>
    <w:p w14:paraId="01AF4FFA" w14:textId="77777777" w:rsidR="009D51FF" w:rsidRDefault="009D51FF" w:rsidP="007E0847"/>
    <w:p w14:paraId="3D9BDDD2" w14:textId="77777777" w:rsidR="007E0847" w:rsidRDefault="007E0847" w:rsidP="007E0847">
      <w:pPr>
        <w:rPr>
          <w:rFonts w:asciiTheme="majorHAnsi" w:hAnsiTheme="majorHAnsi"/>
          <w:b/>
          <w:color w:val="00629E"/>
          <w:spacing w:val="15"/>
          <w:sz w:val="22"/>
          <w:szCs w:val="22"/>
        </w:rPr>
      </w:pPr>
      <w:bookmarkStart w:id="47" w:name="_Ref319065040"/>
      <w:r>
        <w:br w:type="page"/>
      </w:r>
    </w:p>
    <w:p w14:paraId="1F999D61" w14:textId="77777777" w:rsidR="007E0847" w:rsidRDefault="007E0847" w:rsidP="007E0847">
      <w:pPr>
        <w:pStyle w:val="Heading3"/>
      </w:pPr>
      <w:r>
        <w:lastRenderedPageBreak/>
        <w:t>Grafikkarten</w:t>
      </w:r>
      <w:bookmarkEnd w:id="47"/>
    </w:p>
    <w:p w14:paraId="633765C8" w14:textId="77777777" w:rsidR="007E0847" w:rsidRDefault="007E0847" w:rsidP="007E0847">
      <w:r>
        <w:t xml:space="preserve">Für die gewünschte Monitorkonstellation von 3 x 3 Bildschirmen wurde nach einer Grafikkartenlösung für die Ansteuerung von neun </w:t>
      </w:r>
      <w:r w:rsidR="00807A5A">
        <w:t>Bildschirmen</w:t>
      </w:r>
      <w:r>
        <w:t xml:space="preserve"> gesucht. Daher wurden Kartenhersteller oder Drittanbieter bezüglich einer Offerte angefragt. Die erhaltenen Offerten können im Anhang (TODO) eingesehen werden.</w:t>
      </w:r>
    </w:p>
    <w:p w14:paraId="5F4897CD" w14:textId="77777777" w:rsidR="007E0847" w:rsidRDefault="007E0847" w:rsidP="007E0847">
      <w:r>
        <w:t>Die Offerte der Firma Matrox konnte eine sehr zufriedenstellende Lösung anbieten. Folgende Karten wurden gewählt:</w:t>
      </w:r>
    </w:p>
    <w:p w14:paraId="7EF46DC2" w14:textId="77777777" w:rsidR="007E0847" w:rsidRDefault="007E0847" w:rsidP="007E0847">
      <w:pPr>
        <w:pStyle w:val="ListParagraph"/>
        <w:numPr>
          <w:ilvl w:val="0"/>
          <w:numId w:val="16"/>
        </w:numPr>
        <w:ind w:hanging="720"/>
      </w:pPr>
      <w:r>
        <w:t>Matrox M9188 mit 8 Anschlüssen</w:t>
      </w:r>
    </w:p>
    <w:p w14:paraId="0223A6F6" w14:textId="77777777" w:rsidR="007E0847" w:rsidRDefault="007E0847" w:rsidP="007E0847">
      <w:r>
        <w:rPr>
          <w:noProof/>
          <w:lang w:eastAsia="de-CH"/>
        </w:rPr>
        <w:drawing>
          <wp:inline distT="0" distB="0" distL="0" distR="0" wp14:anchorId="3056B45F" wp14:editId="09526633">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14:paraId="2CC8EC08" w14:textId="77777777" w:rsidR="007E0847" w:rsidRDefault="007E0847" w:rsidP="007E0847">
      <w:pPr>
        <w:pStyle w:val="Caption"/>
      </w:pPr>
      <w:r>
        <w:t xml:space="preserve">Abbildung </w:t>
      </w:r>
      <w:r w:rsidR="003F5166">
        <w:fldChar w:fldCharType="begin"/>
      </w:r>
      <w:r w:rsidR="003F5166">
        <w:instrText xml:space="preserve"> SEQ Abbildung \* ARABIC </w:instrText>
      </w:r>
      <w:r w:rsidR="003F5166">
        <w:fldChar w:fldCharType="separate"/>
      </w:r>
      <w:r w:rsidR="000E3E63">
        <w:rPr>
          <w:noProof/>
        </w:rPr>
        <w:t>19</w:t>
      </w:r>
      <w:r w:rsidR="003F5166">
        <w:rPr>
          <w:noProof/>
        </w:rPr>
        <w:fldChar w:fldCharType="end"/>
      </w:r>
      <w:r>
        <w:t xml:space="preserve"> - Matrox M9188</w:t>
      </w:r>
      <w:r>
        <w:br/>
      </w:r>
    </w:p>
    <w:p w14:paraId="3313BF62" w14:textId="77777777" w:rsidR="007E0847" w:rsidRDefault="007E0847" w:rsidP="007E0847">
      <w:pPr>
        <w:pStyle w:val="ListParagraph"/>
        <w:numPr>
          <w:ilvl w:val="0"/>
          <w:numId w:val="16"/>
        </w:numPr>
        <w:ind w:hanging="720"/>
      </w:pPr>
      <w:r>
        <w:t>Matrox M9128 mit 2 Anschlüssen</w:t>
      </w:r>
    </w:p>
    <w:p w14:paraId="17A1E03B" w14:textId="77777777" w:rsidR="007E0847" w:rsidRDefault="007E0847" w:rsidP="007E0847">
      <w:r>
        <w:rPr>
          <w:noProof/>
          <w:lang w:eastAsia="de-CH"/>
        </w:rPr>
        <w:drawing>
          <wp:inline distT="0" distB="0" distL="0" distR="0" wp14:anchorId="39276328" wp14:editId="3713CAF3">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99564" cy="1841345"/>
                    </a:xfrm>
                    <a:prstGeom prst="rect">
                      <a:avLst/>
                    </a:prstGeom>
                  </pic:spPr>
                </pic:pic>
              </a:graphicData>
            </a:graphic>
          </wp:inline>
        </w:drawing>
      </w:r>
    </w:p>
    <w:p w14:paraId="3823F1CE" w14:textId="77777777" w:rsidR="007E0847" w:rsidRDefault="007E0847" w:rsidP="007E0847">
      <w:pPr>
        <w:pStyle w:val="Caption"/>
      </w:pPr>
      <w:r>
        <w:t xml:space="preserve">Abbildung </w:t>
      </w:r>
      <w:r w:rsidR="003F5166">
        <w:fldChar w:fldCharType="begin"/>
      </w:r>
      <w:r w:rsidR="003F5166">
        <w:instrText xml:space="preserve"> SEQ Abbildung \* ARABIC </w:instrText>
      </w:r>
      <w:r w:rsidR="003F5166">
        <w:fldChar w:fldCharType="separate"/>
      </w:r>
      <w:r w:rsidR="000E3E63">
        <w:rPr>
          <w:noProof/>
        </w:rPr>
        <w:t>20</w:t>
      </w:r>
      <w:r w:rsidR="003F5166">
        <w:rPr>
          <w:noProof/>
        </w:rPr>
        <w:fldChar w:fldCharType="end"/>
      </w:r>
      <w:r>
        <w:t xml:space="preserve"> - Matrox </w:t>
      </w:r>
      <w:r w:rsidRPr="008D539C">
        <w:t>M9128</w:t>
      </w:r>
    </w:p>
    <w:p w14:paraId="5600326B" w14:textId="77777777" w:rsidR="001D6D72" w:rsidRPr="001D6D72" w:rsidRDefault="001D6D72" w:rsidP="007E0847"/>
    <w:sectPr w:rsidR="001D6D72" w:rsidRPr="001D6D72" w:rsidSect="001E53C4">
      <w:headerReference w:type="default" r:id="rId28"/>
      <w:footerReference w:type="default" r:id="rId29"/>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Markus Stolze" w:date="2012-03-21T16:35:00Z" w:initials="MS">
    <w:p w14:paraId="0D5DA8D1" w14:textId="77777777" w:rsidR="00E64ABB" w:rsidRDefault="00E64ABB">
      <w:pPr>
        <w:pStyle w:val="CommentText"/>
      </w:pPr>
      <w:r>
        <w:rPr>
          <w:rStyle w:val="CommentReference"/>
        </w:rPr>
        <w:annotationRef/>
      </w:r>
      <w:r>
        <w:t xml:space="preserve">Unbekannt? Wie wäre es mit „Gestensteuerung“(?) </w:t>
      </w:r>
    </w:p>
  </w:comment>
  <w:comment w:id="13" w:author="Markus Stolze" w:date="2012-03-21T16:42:00Z" w:initials="MS">
    <w:p w14:paraId="5D2219EA" w14:textId="77777777" w:rsidR="00C158DE" w:rsidRDefault="00C158DE">
      <w:pPr>
        <w:pStyle w:val="CommentText"/>
      </w:pPr>
      <w:r>
        <w:rPr>
          <w:rStyle w:val="CommentReference"/>
        </w:rPr>
        <w:annotationRef/>
      </w:r>
      <w:r>
        <w:t>Lieber als Bar-Chart darstellen</w:t>
      </w:r>
    </w:p>
  </w:comment>
  <w:comment w:id="14" w:author="Markus Stolze" w:date="2012-03-21T16:43:00Z" w:initials="MS">
    <w:p w14:paraId="0049047F" w14:textId="77777777" w:rsidR="00C158DE" w:rsidRDefault="00C158DE">
      <w:pPr>
        <w:pStyle w:val="CommentText"/>
      </w:pPr>
      <w:r>
        <w:rPr>
          <w:rStyle w:val="CommentReference"/>
        </w:rPr>
        <w:annotationRef/>
      </w:r>
      <w:r>
        <w:t>Sehr gut</w:t>
      </w:r>
    </w:p>
  </w:comment>
  <w:comment w:id="16" w:author="Markus Stolze" w:date="2012-03-21T16:48:00Z" w:initials="MS">
    <w:p w14:paraId="0C3E317D" w14:textId="77777777" w:rsidR="00C158DE" w:rsidRDefault="00C158DE">
      <w:pPr>
        <w:pStyle w:val="CommentText"/>
      </w:pPr>
      <w:r>
        <w:rPr>
          <w:rStyle w:val="CommentReference"/>
        </w:rPr>
        <w:annotationRef/>
      </w:r>
      <w:r>
        <w:t>Wie wäre es etwas mehr zusammenzufassen: 5-6: 16%, 7-9: 15%, &gt;10: 9%</w:t>
      </w:r>
    </w:p>
  </w:comment>
  <w:comment w:id="21" w:author="Markus Stolze" w:date="2012-03-21T16:51:00Z" w:initials="MS">
    <w:p w14:paraId="42BD46E5" w14:textId="083E6131" w:rsidR="004149EA" w:rsidRDefault="004149EA">
      <w:pPr>
        <w:pStyle w:val="CommentText"/>
      </w:pPr>
      <w:r>
        <w:rPr>
          <w:rStyle w:val="CommentReference"/>
        </w:rPr>
        <w:annotationRef/>
      </w:r>
      <w:r>
        <w:t>Aus der Beschriftung der „Bars“ ist nicht ablesbar was die Frage war.</w:t>
      </w:r>
    </w:p>
  </w:comment>
  <w:comment w:id="27" w:author="Markus Stolze" w:date="2012-03-21T16:58:00Z" w:initials="MS">
    <w:p w14:paraId="44B9FC91" w14:textId="2AFAE3AF" w:rsidR="000C4FEE" w:rsidRDefault="000C4FEE">
      <w:pPr>
        <w:pStyle w:val="CommentText"/>
      </w:pPr>
      <w:r>
        <w:rPr>
          <w:rStyle w:val="CommentReference"/>
        </w:rPr>
        <w:annotationRef/>
      </w:r>
      <w:r>
        <w:t>Man könnte hier vereinfachend auch von zwei „Typen“ von Studenten reden (und auf die Fachbegriffe (Rolle und Persona) in diesm Dokument ganz verzichten.</w:t>
      </w:r>
    </w:p>
  </w:comment>
  <w:comment w:id="29" w:author="Markus Stolze" w:date="2012-03-21T16:57:00Z" w:initials="MS">
    <w:p w14:paraId="3E2E68DA" w14:textId="6F5255FF" w:rsidR="000C4FEE" w:rsidRDefault="000C4FEE">
      <w:pPr>
        <w:pStyle w:val="CommentText"/>
      </w:pPr>
      <w:r>
        <w:rPr>
          <w:rStyle w:val="CommentReference"/>
        </w:rPr>
        <w:annotationRef/>
      </w:r>
      <w:r>
        <w:t>„Nur“ Rolle?</w:t>
      </w:r>
    </w:p>
  </w:comment>
  <w:comment w:id="30" w:author="Markus Stolze" w:date="2012-03-21T17:00:00Z" w:initials="MS">
    <w:p w14:paraId="488DEB66" w14:textId="31FE9B48" w:rsidR="00CE7B52" w:rsidRDefault="00CE7B52">
      <w:pPr>
        <w:pStyle w:val="CommentText"/>
      </w:pPr>
      <w:r>
        <w:rPr>
          <w:rStyle w:val="CommentReference"/>
        </w:rPr>
        <w:annotationRef/>
      </w:r>
      <w:r>
        <w:t>Sehr gut</w:t>
      </w:r>
    </w:p>
  </w:comment>
  <w:comment w:id="31" w:author="Markus Stolze" w:date="2012-03-21T17:02:00Z" w:initials="MS">
    <w:p w14:paraId="6C20086B" w14:textId="45092E35" w:rsidR="00CE7B52" w:rsidRDefault="00CE7B52">
      <w:pPr>
        <w:pStyle w:val="CommentText"/>
      </w:pPr>
      <w:r>
        <w:rPr>
          <w:rStyle w:val="CommentReference"/>
        </w:rPr>
        <w:annotationRef/>
      </w:r>
      <w:r>
        <w:t>Sehr gut</w:t>
      </w:r>
    </w:p>
  </w:comment>
  <w:comment w:id="32" w:author="Markus Stolze" w:date="2012-03-21T17:03:00Z" w:initials="MS">
    <w:p w14:paraId="517C8A9E" w14:textId="4C3FD3A4" w:rsidR="003B1655" w:rsidRDefault="003B1655">
      <w:pPr>
        <w:pStyle w:val="CommentText"/>
      </w:pPr>
      <w:r>
        <w:rPr>
          <w:rStyle w:val="CommentReference"/>
        </w:rPr>
        <w:annotationRef/>
      </w:r>
      <w:r>
        <w:t>Wie kommt man denn auf so eine Idee?</w:t>
      </w:r>
    </w:p>
  </w:comment>
  <w:comment w:id="33" w:author="Markus Stolze" w:date="2012-03-21T17:04:00Z" w:initials="MS">
    <w:p w14:paraId="41845B19" w14:textId="608A87C2" w:rsidR="006171EC" w:rsidRDefault="006171EC">
      <w:pPr>
        <w:pStyle w:val="CommentText"/>
      </w:pPr>
      <w:r>
        <w:rPr>
          <w:rStyle w:val="CommentReference"/>
        </w:rPr>
        <w:annotationRef/>
      </w:r>
      <w:r>
        <w:t>Noch nicht so plausibel</w:t>
      </w:r>
    </w:p>
  </w:comment>
  <w:comment w:id="34" w:author="Markus Stolze" w:date="2012-03-21T17:05:00Z" w:initials="MS">
    <w:p w14:paraId="3D870CE5" w14:textId="66E277BC" w:rsidR="006171EC" w:rsidRDefault="006171EC">
      <w:pPr>
        <w:pStyle w:val="CommentText"/>
      </w:pPr>
      <w:r>
        <w:rPr>
          <w:rStyle w:val="CommentReference"/>
        </w:rPr>
        <w:annotationRef/>
      </w:r>
      <w:r>
        <w:t>Ich glaube die R Studenten haben Ihre Räume auch im Gebäude 6. Aber vielleicht ist das die Abteilung L</w:t>
      </w:r>
    </w:p>
  </w:comment>
  <w:comment w:id="37" w:author="Markus Stolze" w:date="2012-03-21T17:10:00Z" w:initials="MS">
    <w:p w14:paraId="1370D231" w14:textId="203AA54A" w:rsidR="0028110B" w:rsidRDefault="0028110B">
      <w:pPr>
        <w:pStyle w:val="CommentText"/>
      </w:pPr>
      <w:r>
        <w:rPr>
          <w:rStyle w:val="CommentReference"/>
        </w:rPr>
        <w:annotationRef/>
      </w:r>
      <w:r>
        <w:t>Eigentlich wird Kaffe immer vor der Aula serviert. Nur für das WC muss man in den unteren Stock.</w:t>
      </w:r>
    </w:p>
  </w:comment>
  <w:comment w:id="40" w:author="Markus Stolze" w:date="2012-03-21T17:13:00Z" w:initials="MS">
    <w:p w14:paraId="04E3C7F3" w14:textId="5EC1A077" w:rsidR="0028110B" w:rsidRDefault="0028110B">
      <w:pPr>
        <w:pStyle w:val="CommentText"/>
      </w:pPr>
      <w:r>
        <w:rPr>
          <w:rStyle w:val="CommentReference"/>
        </w:rPr>
        <w:annotationRef/>
      </w:r>
      <w:r>
        <w:t>Vielleicht lieber konnte sich das Team von .. überzeugen</w:t>
      </w:r>
    </w:p>
  </w:comment>
  <w:comment w:id="42" w:author="Markus Stolze" w:date="2012-03-21T17:15:00Z" w:initials="MS">
    <w:p w14:paraId="2237BB4D" w14:textId="4F92EA4B" w:rsidR="004011FC" w:rsidRDefault="004011FC">
      <w:pPr>
        <w:pStyle w:val="CommentText"/>
      </w:pPr>
      <w:r>
        <w:rPr>
          <w:rStyle w:val="CommentReference"/>
        </w:rPr>
        <w:annotationRef/>
      </w:r>
      <w:r>
        <w:t>Hier hat es aber 3*3 (kleinere) Monitore auf dem Hellraumprojektor?????</w:t>
      </w:r>
    </w:p>
  </w:comment>
  <w:comment w:id="45" w:author="Markus Stolze" w:date="2012-03-21T17:16:00Z" w:initials="MS">
    <w:p w14:paraId="7961405F" w14:textId="5793559B" w:rsidR="00080F24" w:rsidRDefault="00080F24">
      <w:pPr>
        <w:pStyle w:val="CommentText"/>
      </w:pPr>
      <w:r>
        <w:rPr>
          <w:rStyle w:val="CommentReference"/>
        </w:rPr>
        <w:annotationRef/>
      </w:r>
      <w:r>
        <w:t>Nur 2 nicht 3?</w:t>
      </w:r>
    </w:p>
  </w:comment>
  <w:comment w:id="46" w:author="Markus Stolze" w:date="2012-03-21T17:17:00Z" w:initials="MS">
    <w:p w14:paraId="4A480D0D" w14:textId="576908D5" w:rsidR="00080F24" w:rsidRDefault="00080F24">
      <w:pPr>
        <w:pStyle w:val="CommentText"/>
      </w:pPr>
      <w:r>
        <w:rPr>
          <w:rStyle w:val="CommentReference"/>
        </w:rPr>
        <w:annotationRef/>
      </w:r>
      <w:r>
        <w:t>Wollt Ihr das noch mit einer Nutzwertmatrix untermauern?</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BC74BE" w14:textId="77777777" w:rsidR="003F5166" w:rsidRDefault="003F5166" w:rsidP="008F2373">
      <w:pPr>
        <w:spacing w:after="0"/>
      </w:pPr>
      <w:r>
        <w:separator/>
      </w:r>
    </w:p>
  </w:endnote>
  <w:endnote w:type="continuationSeparator" w:id="0">
    <w:p w14:paraId="09A67808" w14:textId="77777777" w:rsidR="003F5166" w:rsidRDefault="003F5166"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442B23" w14:textId="77777777" w:rsidR="006A50FA" w:rsidRDefault="006A50FA">
    <w:pPr>
      <w:pStyle w:val="Footer"/>
    </w:pPr>
    <w:r>
      <w:t>Video Wall - Vorstudie</w:t>
    </w:r>
    <w:r w:rsidRPr="005E2896">
      <w:tab/>
    </w:r>
    <w:r>
      <w:fldChar w:fldCharType="begin"/>
    </w:r>
    <w:r>
      <w:instrText xml:space="preserve"> DATE  \@ "d. MMMM yyyy"  \* MERGEFORMAT </w:instrText>
    </w:r>
    <w:r>
      <w:fldChar w:fldCharType="separate"/>
    </w:r>
    <w:ins w:id="48" w:author="HSR" w:date="2012-03-23T09:50:00Z">
      <w:r w:rsidR="00255BA0">
        <w:rPr>
          <w:noProof/>
        </w:rPr>
        <w:t>23. März 2012</w:t>
      </w:r>
    </w:ins>
    <w:del w:id="49" w:author="HSR" w:date="2012-03-23T09:50:00Z">
      <w:r w:rsidR="00E64ABB" w:rsidDel="00255BA0">
        <w:rPr>
          <w:noProof/>
        </w:rPr>
        <w:delText>21. März 2012</w:delText>
      </w:r>
    </w:del>
    <w:r>
      <w:fldChar w:fldCharType="end"/>
    </w:r>
    <w:r>
      <w:tab/>
    </w:r>
    <w:r>
      <w:rPr>
        <w:lang w:val="de-DE"/>
      </w:rPr>
      <w:t xml:space="preserve">Seite </w:t>
    </w:r>
    <w:r>
      <w:rPr>
        <w:b/>
      </w:rPr>
      <w:fldChar w:fldCharType="begin"/>
    </w:r>
    <w:r>
      <w:rPr>
        <w:b/>
      </w:rPr>
      <w:instrText>PAGE  \* Arabic  \* MERGEFORMAT</w:instrText>
    </w:r>
    <w:r>
      <w:rPr>
        <w:b/>
      </w:rPr>
      <w:fldChar w:fldCharType="separate"/>
    </w:r>
    <w:r w:rsidR="00255BA0" w:rsidRPr="00255BA0">
      <w:rPr>
        <w:b/>
        <w:noProof/>
        <w:lang w:val="de-DE"/>
      </w:rPr>
      <w:t>1</w:t>
    </w:r>
    <w:r>
      <w:rPr>
        <w:b/>
      </w:rPr>
      <w:fldChar w:fldCharType="end"/>
    </w:r>
    <w:r>
      <w:rPr>
        <w:lang w:val="de-DE"/>
      </w:rPr>
      <w:t xml:space="preserve"> von </w:t>
    </w:r>
    <w:fldSimple w:instr="NUMPAGES  \* Arabic  \* MERGEFORMAT">
      <w:r w:rsidR="00255BA0" w:rsidRPr="00255BA0">
        <w:rPr>
          <w:b/>
          <w:noProof/>
          <w:lang w:val="de-DE"/>
        </w:rPr>
        <w:t>22</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4AA991" w14:textId="77777777" w:rsidR="003F5166" w:rsidRDefault="003F5166" w:rsidP="008F2373">
      <w:pPr>
        <w:spacing w:after="0"/>
      </w:pPr>
      <w:r>
        <w:separator/>
      </w:r>
    </w:p>
  </w:footnote>
  <w:footnote w:type="continuationSeparator" w:id="0">
    <w:p w14:paraId="5659541D" w14:textId="77777777" w:rsidR="003F5166" w:rsidRDefault="003F5166"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AE3D5D" w14:textId="77777777" w:rsidR="006A50FA" w:rsidRDefault="006A50FA">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30915656"/>
    <w:multiLevelType w:val="hybridMultilevel"/>
    <w:tmpl w:val="70CCAAA8"/>
    <w:lvl w:ilvl="0" w:tplc="3E26886E">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5">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6"/>
  </w:num>
  <w:num w:numId="3">
    <w:abstractNumId w:val="19"/>
  </w:num>
  <w:num w:numId="4">
    <w:abstractNumId w:val="12"/>
  </w:num>
  <w:num w:numId="5">
    <w:abstractNumId w:val="10"/>
  </w:num>
  <w:num w:numId="6">
    <w:abstractNumId w:val="16"/>
  </w:num>
  <w:num w:numId="7">
    <w:abstractNumId w:val="18"/>
  </w:num>
  <w:num w:numId="8">
    <w:abstractNumId w:val="1"/>
  </w:num>
  <w:num w:numId="9">
    <w:abstractNumId w:val="4"/>
  </w:num>
  <w:num w:numId="10">
    <w:abstractNumId w:val="3"/>
  </w:num>
  <w:num w:numId="11">
    <w:abstractNumId w:val="14"/>
  </w:num>
  <w:num w:numId="12">
    <w:abstractNumId w:val="8"/>
  </w:num>
  <w:num w:numId="13">
    <w:abstractNumId w:val="9"/>
  </w:num>
  <w:num w:numId="14">
    <w:abstractNumId w:val="5"/>
  </w:num>
  <w:num w:numId="15">
    <w:abstractNumId w:val="11"/>
  </w:num>
  <w:num w:numId="16">
    <w:abstractNumId w:val="17"/>
  </w:num>
  <w:num w:numId="17">
    <w:abstractNumId w:val="2"/>
  </w:num>
  <w:num w:numId="18">
    <w:abstractNumId w:val="13"/>
  </w:num>
  <w:num w:numId="19">
    <w:abstractNumId w:val="15"/>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attachedTemplate r:id="rId1"/>
  <w:trackRevisions/>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10A23"/>
    <w:rsid w:val="000225DD"/>
    <w:rsid w:val="0003203E"/>
    <w:rsid w:val="00040982"/>
    <w:rsid w:val="00043479"/>
    <w:rsid w:val="00045A3C"/>
    <w:rsid w:val="000501F4"/>
    <w:rsid w:val="00077156"/>
    <w:rsid w:val="00080D36"/>
    <w:rsid w:val="00080F24"/>
    <w:rsid w:val="00085EB5"/>
    <w:rsid w:val="000917AE"/>
    <w:rsid w:val="00097A2B"/>
    <w:rsid w:val="00097AB6"/>
    <w:rsid w:val="000A1DF7"/>
    <w:rsid w:val="000A2C34"/>
    <w:rsid w:val="000B1504"/>
    <w:rsid w:val="000B5BC3"/>
    <w:rsid w:val="000B658F"/>
    <w:rsid w:val="000B66FE"/>
    <w:rsid w:val="000B6D9A"/>
    <w:rsid w:val="000B76FC"/>
    <w:rsid w:val="000C0EBB"/>
    <w:rsid w:val="000C268D"/>
    <w:rsid w:val="000C4FEE"/>
    <w:rsid w:val="000E2CAD"/>
    <w:rsid w:val="000E2D35"/>
    <w:rsid w:val="000E3E63"/>
    <w:rsid w:val="000E71F7"/>
    <w:rsid w:val="000F1D46"/>
    <w:rsid w:val="000F25E8"/>
    <w:rsid w:val="000F790F"/>
    <w:rsid w:val="001109D2"/>
    <w:rsid w:val="00120AEB"/>
    <w:rsid w:val="00120E67"/>
    <w:rsid w:val="00124175"/>
    <w:rsid w:val="001337FF"/>
    <w:rsid w:val="001425C3"/>
    <w:rsid w:val="0014503D"/>
    <w:rsid w:val="00151ED5"/>
    <w:rsid w:val="001528C8"/>
    <w:rsid w:val="00153E6F"/>
    <w:rsid w:val="0016000A"/>
    <w:rsid w:val="001609C2"/>
    <w:rsid w:val="00172C87"/>
    <w:rsid w:val="001769F0"/>
    <w:rsid w:val="00191C04"/>
    <w:rsid w:val="001A2685"/>
    <w:rsid w:val="001B29E1"/>
    <w:rsid w:val="001C50AE"/>
    <w:rsid w:val="001D17F5"/>
    <w:rsid w:val="001D5145"/>
    <w:rsid w:val="001D6D72"/>
    <w:rsid w:val="001E53C4"/>
    <w:rsid w:val="001E5514"/>
    <w:rsid w:val="001E7808"/>
    <w:rsid w:val="001F04A2"/>
    <w:rsid w:val="001F1125"/>
    <w:rsid w:val="001F2A8C"/>
    <w:rsid w:val="001F61F8"/>
    <w:rsid w:val="00214F45"/>
    <w:rsid w:val="00220C5E"/>
    <w:rsid w:val="00223137"/>
    <w:rsid w:val="0022501B"/>
    <w:rsid w:val="00225791"/>
    <w:rsid w:val="00241093"/>
    <w:rsid w:val="002433A7"/>
    <w:rsid w:val="00253EF6"/>
    <w:rsid w:val="00255BA0"/>
    <w:rsid w:val="0026560F"/>
    <w:rsid w:val="0027094B"/>
    <w:rsid w:val="00272073"/>
    <w:rsid w:val="00273717"/>
    <w:rsid w:val="002761ED"/>
    <w:rsid w:val="0028110B"/>
    <w:rsid w:val="00282D49"/>
    <w:rsid w:val="00283C40"/>
    <w:rsid w:val="002840DC"/>
    <w:rsid w:val="00284414"/>
    <w:rsid w:val="002849C8"/>
    <w:rsid w:val="00285EE8"/>
    <w:rsid w:val="00287299"/>
    <w:rsid w:val="00293450"/>
    <w:rsid w:val="002940C7"/>
    <w:rsid w:val="002A32D0"/>
    <w:rsid w:val="002B3913"/>
    <w:rsid w:val="002B6D39"/>
    <w:rsid w:val="002C2C6F"/>
    <w:rsid w:val="002C5C59"/>
    <w:rsid w:val="002D367A"/>
    <w:rsid w:val="002D3F54"/>
    <w:rsid w:val="002D3FE4"/>
    <w:rsid w:val="002D4305"/>
    <w:rsid w:val="002E16A4"/>
    <w:rsid w:val="002E2113"/>
    <w:rsid w:val="002E635C"/>
    <w:rsid w:val="002E65A6"/>
    <w:rsid w:val="002F28DD"/>
    <w:rsid w:val="002F3CAF"/>
    <w:rsid w:val="002F525C"/>
    <w:rsid w:val="002F7CC2"/>
    <w:rsid w:val="00301F1C"/>
    <w:rsid w:val="0030331D"/>
    <w:rsid w:val="003045A3"/>
    <w:rsid w:val="00314A8E"/>
    <w:rsid w:val="00320CC3"/>
    <w:rsid w:val="00324B10"/>
    <w:rsid w:val="003324F5"/>
    <w:rsid w:val="003365B7"/>
    <w:rsid w:val="00352995"/>
    <w:rsid w:val="00353578"/>
    <w:rsid w:val="00361ABD"/>
    <w:rsid w:val="00381B2C"/>
    <w:rsid w:val="00381FAB"/>
    <w:rsid w:val="00394058"/>
    <w:rsid w:val="0039474C"/>
    <w:rsid w:val="003A0ADD"/>
    <w:rsid w:val="003A4B5B"/>
    <w:rsid w:val="003A5C55"/>
    <w:rsid w:val="003B1655"/>
    <w:rsid w:val="003C3BB7"/>
    <w:rsid w:val="003C7683"/>
    <w:rsid w:val="003D115F"/>
    <w:rsid w:val="003D2D5A"/>
    <w:rsid w:val="003D78E0"/>
    <w:rsid w:val="003E40FB"/>
    <w:rsid w:val="003E5974"/>
    <w:rsid w:val="003F5166"/>
    <w:rsid w:val="004011FC"/>
    <w:rsid w:val="00402E1C"/>
    <w:rsid w:val="004033A6"/>
    <w:rsid w:val="00404F4E"/>
    <w:rsid w:val="00407EF5"/>
    <w:rsid w:val="004149EA"/>
    <w:rsid w:val="00415959"/>
    <w:rsid w:val="00425091"/>
    <w:rsid w:val="00426561"/>
    <w:rsid w:val="004431D2"/>
    <w:rsid w:val="00444D21"/>
    <w:rsid w:val="004519B1"/>
    <w:rsid w:val="004619EB"/>
    <w:rsid w:val="0047613D"/>
    <w:rsid w:val="004814AD"/>
    <w:rsid w:val="00481AD8"/>
    <w:rsid w:val="00487429"/>
    <w:rsid w:val="00490236"/>
    <w:rsid w:val="00495F52"/>
    <w:rsid w:val="00496465"/>
    <w:rsid w:val="004A070C"/>
    <w:rsid w:val="004A43AA"/>
    <w:rsid w:val="004B0ACA"/>
    <w:rsid w:val="004C0739"/>
    <w:rsid w:val="004C2220"/>
    <w:rsid w:val="004C2E11"/>
    <w:rsid w:val="004C6767"/>
    <w:rsid w:val="004D522A"/>
    <w:rsid w:val="004E534B"/>
    <w:rsid w:val="004E6A6B"/>
    <w:rsid w:val="004F1530"/>
    <w:rsid w:val="00504496"/>
    <w:rsid w:val="00506318"/>
    <w:rsid w:val="0050684A"/>
    <w:rsid w:val="005159A7"/>
    <w:rsid w:val="00517828"/>
    <w:rsid w:val="0053007C"/>
    <w:rsid w:val="005320A6"/>
    <w:rsid w:val="00532F95"/>
    <w:rsid w:val="005407C8"/>
    <w:rsid w:val="005451B8"/>
    <w:rsid w:val="00545B7C"/>
    <w:rsid w:val="00550DD9"/>
    <w:rsid w:val="00551365"/>
    <w:rsid w:val="005532E5"/>
    <w:rsid w:val="00560405"/>
    <w:rsid w:val="00561AEA"/>
    <w:rsid w:val="0056419C"/>
    <w:rsid w:val="00567864"/>
    <w:rsid w:val="005743C4"/>
    <w:rsid w:val="00574FC7"/>
    <w:rsid w:val="005779F5"/>
    <w:rsid w:val="005867A0"/>
    <w:rsid w:val="00587539"/>
    <w:rsid w:val="005875F5"/>
    <w:rsid w:val="0059202A"/>
    <w:rsid w:val="0059227C"/>
    <w:rsid w:val="00594AD1"/>
    <w:rsid w:val="005A4EC3"/>
    <w:rsid w:val="005B081C"/>
    <w:rsid w:val="005B267B"/>
    <w:rsid w:val="005B5D3E"/>
    <w:rsid w:val="005C4E1C"/>
    <w:rsid w:val="005C7B73"/>
    <w:rsid w:val="005E1D61"/>
    <w:rsid w:val="005E2896"/>
    <w:rsid w:val="005E3310"/>
    <w:rsid w:val="005E6C04"/>
    <w:rsid w:val="005F6A3C"/>
    <w:rsid w:val="00601F8A"/>
    <w:rsid w:val="00607536"/>
    <w:rsid w:val="006118A4"/>
    <w:rsid w:val="00613195"/>
    <w:rsid w:val="006156A4"/>
    <w:rsid w:val="006171EC"/>
    <w:rsid w:val="0062053B"/>
    <w:rsid w:val="006211F6"/>
    <w:rsid w:val="00621221"/>
    <w:rsid w:val="00622B00"/>
    <w:rsid w:val="00623750"/>
    <w:rsid w:val="0062709E"/>
    <w:rsid w:val="006314BE"/>
    <w:rsid w:val="00635381"/>
    <w:rsid w:val="00637BEA"/>
    <w:rsid w:val="00640EF2"/>
    <w:rsid w:val="00642D6F"/>
    <w:rsid w:val="006505B5"/>
    <w:rsid w:val="00651384"/>
    <w:rsid w:val="00670EF6"/>
    <w:rsid w:val="0068294E"/>
    <w:rsid w:val="00683C6C"/>
    <w:rsid w:val="0068440F"/>
    <w:rsid w:val="00687113"/>
    <w:rsid w:val="00690341"/>
    <w:rsid w:val="006939B6"/>
    <w:rsid w:val="00695BB6"/>
    <w:rsid w:val="00695F14"/>
    <w:rsid w:val="006A2C1C"/>
    <w:rsid w:val="006A50FA"/>
    <w:rsid w:val="006A77EE"/>
    <w:rsid w:val="006B6727"/>
    <w:rsid w:val="006C2963"/>
    <w:rsid w:val="006C6507"/>
    <w:rsid w:val="006D5A74"/>
    <w:rsid w:val="006D6B49"/>
    <w:rsid w:val="006E5CF4"/>
    <w:rsid w:val="006F0BE2"/>
    <w:rsid w:val="006F2255"/>
    <w:rsid w:val="006F26CE"/>
    <w:rsid w:val="00712039"/>
    <w:rsid w:val="00713284"/>
    <w:rsid w:val="00713DB2"/>
    <w:rsid w:val="007162E9"/>
    <w:rsid w:val="00717701"/>
    <w:rsid w:val="00725C78"/>
    <w:rsid w:val="00725DF9"/>
    <w:rsid w:val="00727600"/>
    <w:rsid w:val="0073417C"/>
    <w:rsid w:val="0073435E"/>
    <w:rsid w:val="00736387"/>
    <w:rsid w:val="007424FB"/>
    <w:rsid w:val="00746EF2"/>
    <w:rsid w:val="0075029B"/>
    <w:rsid w:val="007537D1"/>
    <w:rsid w:val="00760725"/>
    <w:rsid w:val="00760B65"/>
    <w:rsid w:val="00764378"/>
    <w:rsid w:val="007651C9"/>
    <w:rsid w:val="00771BC9"/>
    <w:rsid w:val="0077258B"/>
    <w:rsid w:val="0077276C"/>
    <w:rsid w:val="007960B3"/>
    <w:rsid w:val="007A158A"/>
    <w:rsid w:val="007A7EEE"/>
    <w:rsid w:val="007B4107"/>
    <w:rsid w:val="007B442E"/>
    <w:rsid w:val="007B716D"/>
    <w:rsid w:val="007B74F2"/>
    <w:rsid w:val="007C23B7"/>
    <w:rsid w:val="007C23DC"/>
    <w:rsid w:val="007D405F"/>
    <w:rsid w:val="007D69EA"/>
    <w:rsid w:val="007D7C64"/>
    <w:rsid w:val="007E0847"/>
    <w:rsid w:val="007E095D"/>
    <w:rsid w:val="007E2111"/>
    <w:rsid w:val="007F1ABA"/>
    <w:rsid w:val="00802A18"/>
    <w:rsid w:val="00804C8A"/>
    <w:rsid w:val="00807A5A"/>
    <w:rsid w:val="00837E80"/>
    <w:rsid w:val="00842A23"/>
    <w:rsid w:val="00844ADD"/>
    <w:rsid w:val="00845521"/>
    <w:rsid w:val="008472C4"/>
    <w:rsid w:val="00850ED6"/>
    <w:rsid w:val="0085280D"/>
    <w:rsid w:val="0085550D"/>
    <w:rsid w:val="00867A7F"/>
    <w:rsid w:val="00870C31"/>
    <w:rsid w:val="008722E3"/>
    <w:rsid w:val="00883E89"/>
    <w:rsid w:val="00887085"/>
    <w:rsid w:val="008A36ED"/>
    <w:rsid w:val="008A420E"/>
    <w:rsid w:val="008A4E18"/>
    <w:rsid w:val="008B3DC8"/>
    <w:rsid w:val="008B74EE"/>
    <w:rsid w:val="008C0A1C"/>
    <w:rsid w:val="008C54BF"/>
    <w:rsid w:val="008C57D9"/>
    <w:rsid w:val="008D093B"/>
    <w:rsid w:val="008E328B"/>
    <w:rsid w:val="008E4868"/>
    <w:rsid w:val="008F227D"/>
    <w:rsid w:val="008F2373"/>
    <w:rsid w:val="008F3C8B"/>
    <w:rsid w:val="008F5EC5"/>
    <w:rsid w:val="008F6C36"/>
    <w:rsid w:val="009030F0"/>
    <w:rsid w:val="0090356D"/>
    <w:rsid w:val="00904157"/>
    <w:rsid w:val="00910FE6"/>
    <w:rsid w:val="00914DCB"/>
    <w:rsid w:val="0092056D"/>
    <w:rsid w:val="00921794"/>
    <w:rsid w:val="009303F0"/>
    <w:rsid w:val="00952B86"/>
    <w:rsid w:val="00954D75"/>
    <w:rsid w:val="009562ED"/>
    <w:rsid w:val="009644BA"/>
    <w:rsid w:val="0096622B"/>
    <w:rsid w:val="00971195"/>
    <w:rsid w:val="0097119A"/>
    <w:rsid w:val="00974170"/>
    <w:rsid w:val="00976450"/>
    <w:rsid w:val="00976894"/>
    <w:rsid w:val="00985ABF"/>
    <w:rsid w:val="00986E0E"/>
    <w:rsid w:val="00992800"/>
    <w:rsid w:val="00992A18"/>
    <w:rsid w:val="009962A5"/>
    <w:rsid w:val="009A060D"/>
    <w:rsid w:val="009A2DEF"/>
    <w:rsid w:val="009A48A3"/>
    <w:rsid w:val="009A73AE"/>
    <w:rsid w:val="009B283A"/>
    <w:rsid w:val="009B4C74"/>
    <w:rsid w:val="009C4A89"/>
    <w:rsid w:val="009D1582"/>
    <w:rsid w:val="009D51FF"/>
    <w:rsid w:val="009D7768"/>
    <w:rsid w:val="009E05B5"/>
    <w:rsid w:val="009E072F"/>
    <w:rsid w:val="009E214F"/>
    <w:rsid w:val="009E4FD9"/>
    <w:rsid w:val="009E7E2F"/>
    <w:rsid w:val="009F0453"/>
    <w:rsid w:val="009F4E6A"/>
    <w:rsid w:val="009F5349"/>
    <w:rsid w:val="00A06B4F"/>
    <w:rsid w:val="00A31DA1"/>
    <w:rsid w:val="00A32111"/>
    <w:rsid w:val="00A367D8"/>
    <w:rsid w:val="00A46354"/>
    <w:rsid w:val="00A53880"/>
    <w:rsid w:val="00A54CB6"/>
    <w:rsid w:val="00A611DF"/>
    <w:rsid w:val="00A63319"/>
    <w:rsid w:val="00A70C31"/>
    <w:rsid w:val="00A75891"/>
    <w:rsid w:val="00A812EA"/>
    <w:rsid w:val="00A91113"/>
    <w:rsid w:val="00A94A0E"/>
    <w:rsid w:val="00A95DE4"/>
    <w:rsid w:val="00AB1284"/>
    <w:rsid w:val="00AB21BC"/>
    <w:rsid w:val="00AB2906"/>
    <w:rsid w:val="00AB51D5"/>
    <w:rsid w:val="00AC40CC"/>
    <w:rsid w:val="00AC6443"/>
    <w:rsid w:val="00AC6938"/>
    <w:rsid w:val="00AE119D"/>
    <w:rsid w:val="00AE16E4"/>
    <w:rsid w:val="00AE6AA6"/>
    <w:rsid w:val="00AF111F"/>
    <w:rsid w:val="00AF2C24"/>
    <w:rsid w:val="00AF2C34"/>
    <w:rsid w:val="00AF2C64"/>
    <w:rsid w:val="00AF392F"/>
    <w:rsid w:val="00AF4AE0"/>
    <w:rsid w:val="00AF4E74"/>
    <w:rsid w:val="00AF5376"/>
    <w:rsid w:val="00AF7DD4"/>
    <w:rsid w:val="00B03202"/>
    <w:rsid w:val="00B038C9"/>
    <w:rsid w:val="00B10239"/>
    <w:rsid w:val="00B1324E"/>
    <w:rsid w:val="00B1790B"/>
    <w:rsid w:val="00B3260D"/>
    <w:rsid w:val="00B53EFA"/>
    <w:rsid w:val="00B541BC"/>
    <w:rsid w:val="00B5526F"/>
    <w:rsid w:val="00B5674E"/>
    <w:rsid w:val="00B612B9"/>
    <w:rsid w:val="00B623FB"/>
    <w:rsid w:val="00B70C1E"/>
    <w:rsid w:val="00B712B5"/>
    <w:rsid w:val="00B920E7"/>
    <w:rsid w:val="00BA2470"/>
    <w:rsid w:val="00BA66D4"/>
    <w:rsid w:val="00BA797E"/>
    <w:rsid w:val="00BB1425"/>
    <w:rsid w:val="00BB289B"/>
    <w:rsid w:val="00BB47F6"/>
    <w:rsid w:val="00BC3D6A"/>
    <w:rsid w:val="00BC64A4"/>
    <w:rsid w:val="00BD0271"/>
    <w:rsid w:val="00BD4531"/>
    <w:rsid w:val="00BE2F8C"/>
    <w:rsid w:val="00BE6DFC"/>
    <w:rsid w:val="00BF1750"/>
    <w:rsid w:val="00BF2FE7"/>
    <w:rsid w:val="00C02122"/>
    <w:rsid w:val="00C14F5B"/>
    <w:rsid w:val="00C158DE"/>
    <w:rsid w:val="00C20E2C"/>
    <w:rsid w:val="00C22202"/>
    <w:rsid w:val="00C25A25"/>
    <w:rsid w:val="00C3308E"/>
    <w:rsid w:val="00C34D92"/>
    <w:rsid w:val="00C36B10"/>
    <w:rsid w:val="00C43059"/>
    <w:rsid w:val="00C47BE9"/>
    <w:rsid w:val="00C52E98"/>
    <w:rsid w:val="00C618CB"/>
    <w:rsid w:val="00C62131"/>
    <w:rsid w:val="00C63E4F"/>
    <w:rsid w:val="00C67E23"/>
    <w:rsid w:val="00C74BF5"/>
    <w:rsid w:val="00C765DF"/>
    <w:rsid w:val="00C858B5"/>
    <w:rsid w:val="00C85D28"/>
    <w:rsid w:val="00C90DFA"/>
    <w:rsid w:val="00C92D7A"/>
    <w:rsid w:val="00C94941"/>
    <w:rsid w:val="00C9533A"/>
    <w:rsid w:val="00CA68E8"/>
    <w:rsid w:val="00CB0284"/>
    <w:rsid w:val="00CB0412"/>
    <w:rsid w:val="00CB083C"/>
    <w:rsid w:val="00CB0A9C"/>
    <w:rsid w:val="00CB2879"/>
    <w:rsid w:val="00CB5B30"/>
    <w:rsid w:val="00CB7B0E"/>
    <w:rsid w:val="00CC5D9B"/>
    <w:rsid w:val="00CD42C7"/>
    <w:rsid w:val="00CE0072"/>
    <w:rsid w:val="00CE224A"/>
    <w:rsid w:val="00CE533D"/>
    <w:rsid w:val="00CE57E3"/>
    <w:rsid w:val="00CE7B52"/>
    <w:rsid w:val="00CF1057"/>
    <w:rsid w:val="00CF7C6B"/>
    <w:rsid w:val="00D016B9"/>
    <w:rsid w:val="00D03F49"/>
    <w:rsid w:val="00D0606E"/>
    <w:rsid w:val="00D072D8"/>
    <w:rsid w:val="00D106FE"/>
    <w:rsid w:val="00D1407B"/>
    <w:rsid w:val="00D21A0C"/>
    <w:rsid w:val="00D22B0A"/>
    <w:rsid w:val="00D26F57"/>
    <w:rsid w:val="00D32379"/>
    <w:rsid w:val="00D3286B"/>
    <w:rsid w:val="00D36BAE"/>
    <w:rsid w:val="00D400BD"/>
    <w:rsid w:val="00D44C57"/>
    <w:rsid w:val="00D737E2"/>
    <w:rsid w:val="00D80FD8"/>
    <w:rsid w:val="00D81DA1"/>
    <w:rsid w:val="00DA08D7"/>
    <w:rsid w:val="00DB28C8"/>
    <w:rsid w:val="00DB2BAD"/>
    <w:rsid w:val="00DB7EF2"/>
    <w:rsid w:val="00DC33F4"/>
    <w:rsid w:val="00DC3834"/>
    <w:rsid w:val="00DD39D7"/>
    <w:rsid w:val="00DD552D"/>
    <w:rsid w:val="00DE350D"/>
    <w:rsid w:val="00DE61E9"/>
    <w:rsid w:val="00DF3168"/>
    <w:rsid w:val="00DF3331"/>
    <w:rsid w:val="00DF675E"/>
    <w:rsid w:val="00DF6C06"/>
    <w:rsid w:val="00E13112"/>
    <w:rsid w:val="00E132BF"/>
    <w:rsid w:val="00E13BEF"/>
    <w:rsid w:val="00E20B36"/>
    <w:rsid w:val="00E22264"/>
    <w:rsid w:val="00E254D2"/>
    <w:rsid w:val="00E318BF"/>
    <w:rsid w:val="00E31FFC"/>
    <w:rsid w:val="00E32704"/>
    <w:rsid w:val="00E330DE"/>
    <w:rsid w:val="00E3381A"/>
    <w:rsid w:val="00E4144A"/>
    <w:rsid w:val="00E5522E"/>
    <w:rsid w:val="00E56DB5"/>
    <w:rsid w:val="00E64ABB"/>
    <w:rsid w:val="00E66AFD"/>
    <w:rsid w:val="00E711E0"/>
    <w:rsid w:val="00E75192"/>
    <w:rsid w:val="00E757CA"/>
    <w:rsid w:val="00E8442E"/>
    <w:rsid w:val="00E860CF"/>
    <w:rsid w:val="00E87169"/>
    <w:rsid w:val="00E87DA9"/>
    <w:rsid w:val="00EA10FA"/>
    <w:rsid w:val="00EA18CE"/>
    <w:rsid w:val="00EA2F23"/>
    <w:rsid w:val="00EB2B5B"/>
    <w:rsid w:val="00EC3063"/>
    <w:rsid w:val="00EE2997"/>
    <w:rsid w:val="00EE2AB1"/>
    <w:rsid w:val="00EE2AFB"/>
    <w:rsid w:val="00EE3281"/>
    <w:rsid w:val="00EF05C5"/>
    <w:rsid w:val="00EF676F"/>
    <w:rsid w:val="00F04803"/>
    <w:rsid w:val="00F0524E"/>
    <w:rsid w:val="00F13D56"/>
    <w:rsid w:val="00F14036"/>
    <w:rsid w:val="00F21003"/>
    <w:rsid w:val="00F30F5B"/>
    <w:rsid w:val="00F37EE6"/>
    <w:rsid w:val="00F42E13"/>
    <w:rsid w:val="00F456CB"/>
    <w:rsid w:val="00F559D6"/>
    <w:rsid w:val="00F615AF"/>
    <w:rsid w:val="00F61D70"/>
    <w:rsid w:val="00F622F0"/>
    <w:rsid w:val="00F75EAF"/>
    <w:rsid w:val="00F8391A"/>
    <w:rsid w:val="00F842AC"/>
    <w:rsid w:val="00F904A9"/>
    <w:rsid w:val="00F9181E"/>
    <w:rsid w:val="00FA0A45"/>
    <w:rsid w:val="00FA3E52"/>
    <w:rsid w:val="00FA4200"/>
    <w:rsid w:val="00FA78A4"/>
    <w:rsid w:val="00FB472D"/>
    <w:rsid w:val="00FB7E05"/>
    <w:rsid w:val="00FC564C"/>
    <w:rsid w:val="00FC5B3C"/>
    <w:rsid w:val="00FC7011"/>
    <w:rsid w:val="00FE05E2"/>
    <w:rsid w:val="00FE62F9"/>
    <w:rsid w:val="00FF3479"/>
    <w:rsid w:val="00FF6AF4"/>
    <w:rsid w:val="00FF7422"/>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38F1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character" w:styleId="CommentReference">
    <w:name w:val="annotation reference"/>
    <w:basedOn w:val="DefaultParagraphFont"/>
    <w:uiPriority w:val="99"/>
    <w:semiHidden/>
    <w:unhideWhenUsed/>
    <w:rsid w:val="00E64ABB"/>
    <w:rPr>
      <w:sz w:val="18"/>
      <w:szCs w:val="18"/>
    </w:rPr>
  </w:style>
  <w:style w:type="paragraph" w:styleId="CommentText">
    <w:name w:val="annotation text"/>
    <w:basedOn w:val="Normal"/>
    <w:link w:val="CommentTextChar"/>
    <w:uiPriority w:val="99"/>
    <w:semiHidden/>
    <w:unhideWhenUsed/>
    <w:rsid w:val="00E64ABB"/>
    <w:rPr>
      <w:sz w:val="24"/>
      <w:szCs w:val="24"/>
    </w:rPr>
  </w:style>
  <w:style w:type="character" w:customStyle="1" w:styleId="CommentTextChar">
    <w:name w:val="Comment Text Char"/>
    <w:basedOn w:val="DefaultParagraphFont"/>
    <w:link w:val="CommentText"/>
    <w:uiPriority w:val="99"/>
    <w:semiHidden/>
    <w:rsid w:val="00E64ABB"/>
    <w:rPr>
      <w:sz w:val="24"/>
      <w:szCs w:val="24"/>
    </w:rPr>
  </w:style>
  <w:style w:type="paragraph" w:styleId="CommentSubject">
    <w:name w:val="annotation subject"/>
    <w:basedOn w:val="CommentText"/>
    <w:next w:val="CommentText"/>
    <w:link w:val="CommentSubjectChar"/>
    <w:uiPriority w:val="99"/>
    <w:semiHidden/>
    <w:unhideWhenUsed/>
    <w:rsid w:val="00E64ABB"/>
    <w:rPr>
      <w:b/>
      <w:bCs/>
      <w:sz w:val="20"/>
      <w:szCs w:val="20"/>
    </w:rPr>
  </w:style>
  <w:style w:type="character" w:customStyle="1" w:styleId="CommentSubjectChar">
    <w:name w:val="Comment Subject Char"/>
    <w:basedOn w:val="CommentTextChar"/>
    <w:link w:val="CommentSubject"/>
    <w:uiPriority w:val="99"/>
    <w:semiHidden/>
    <w:rsid w:val="00E64ABB"/>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character" w:styleId="CommentReference">
    <w:name w:val="annotation reference"/>
    <w:basedOn w:val="DefaultParagraphFont"/>
    <w:uiPriority w:val="99"/>
    <w:semiHidden/>
    <w:unhideWhenUsed/>
    <w:rsid w:val="00E64ABB"/>
    <w:rPr>
      <w:sz w:val="18"/>
      <w:szCs w:val="18"/>
    </w:rPr>
  </w:style>
  <w:style w:type="paragraph" w:styleId="CommentText">
    <w:name w:val="annotation text"/>
    <w:basedOn w:val="Normal"/>
    <w:link w:val="CommentTextChar"/>
    <w:uiPriority w:val="99"/>
    <w:semiHidden/>
    <w:unhideWhenUsed/>
    <w:rsid w:val="00E64ABB"/>
    <w:rPr>
      <w:sz w:val="24"/>
      <w:szCs w:val="24"/>
    </w:rPr>
  </w:style>
  <w:style w:type="character" w:customStyle="1" w:styleId="CommentTextChar">
    <w:name w:val="Comment Text Char"/>
    <w:basedOn w:val="DefaultParagraphFont"/>
    <w:link w:val="CommentText"/>
    <w:uiPriority w:val="99"/>
    <w:semiHidden/>
    <w:rsid w:val="00E64ABB"/>
    <w:rPr>
      <w:sz w:val="24"/>
      <w:szCs w:val="24"/>
    </w:rPr>
  </w:style>
  <w:style w:type="paragraph" w:styleId="CommentSubject">
    <w:name w:val="annotation subject"/>
    <w:basedOn w:val="CommentText"/>
    <w:next w:val="CommentText"/>
    <w:link w:val="CommentSubjectChar"/>
    <w:uiPriority w:val="99"/>
    <w:semiHidden/>
    <w:unhideWhenUsed/>
    <w:rsid w:val="00E64ABB"/>
    <w:rPr>
      <w:b/>
      <w:bCs/>
      <w:sz w:val="20"/>
      <w:szCs w:val="20"/>
    </w:rPr>
  </w:style>
  <w:style w:type="character" w:customStyle="1" w:styleId="CommentSubjectChar">
    <w:name w:val="Comment Subject Char"/>
    <w:basedOn w:val="CommentTextChar"/>
    <w:link w:val="CommentSubject"/>
    <w:uiPriority w:val="99"/>
    <w:semiHidden/>
    <w:rsid w:val="00E64AB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chart" Target="charts/chart7.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footnotes" Target="footnotes.xml"/><Relationship Id="rId12" Type="http://schemas.openxmlformats.org/officeDocument/2006/relationships/chart" Target="charts/chart2.xml"/><Relationship Id="rId17" Type="http://schemas.openxmlformats.org/officeDocument/2006/relationships/chart" Target="charts/chart6.xml"/><Relationship Id="rId25"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image" Target="media/image4.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image" Target="media/image8.jpeg"/><Relationship Id="rId5" Type="http://schemas.openxmlformats.org/officeDocument/2006/relationships/settings" Target="settings.xml"/><Relationship Id="rId15" Type="http://schemas.openxmlformats.org/officeDocument/2006/relationships/chart" Target="charts/chart4.xml"/><Relationship Id="rId23" Type="http://schemas.openxmlformats.org/officeDocument/2006/relationships/image" Target="media/image7.jpe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3.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chart" Target="charts/chart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8756608"/>
        <c:axId val="101130624"/>
      </c:lineChart>
      <c:catAx>
        <c:axId val="8756608"/>
        <c:scaling>
          <c:orientation val="minMax"/>
        </c:scaling>
        <c:delete val="0"/>
        <c:axPos val="b"/>
        <c:majorTickMark val="out"/>
        <c:minorTickMark val="none"/>
        <c:tickLblPos val="nextTo"/>
        <c:crossAx val="101130624"/>
        <c:crosses val="autoZero"/>
        <c:auto val="1"/>
        <c:lblAlgn val="ctr"/>
        <c:lblOffset val="100"/>
        <c:noMultiLvlLbl val="0"/>
      </c:catAx>
      <c:valAx>
        <c:axId val="101130624"/>
        <c:scaling>
          <c:orientation val="minMax"/>
        </c:scaling>
        <c:delete val="0"/>
        <c:axPos val="l"/>
        <c:majorGridlines/>
        <c:numFmt formatCode="General" sourceLinked="1"/>
        <c:majorTickMark val="out"/>
        <c:minorTickMark val="none"/>
        <c:tickLblPos val="nextTo"/>
        <c:crossAx val="8756608"/>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Auslastung der Abstandszonen</c:v>
                </c:pt>
              </c:strCache>
            </c:strRef>
          </c:tx>
          <c:dLbls>
            <c:showLegendKey val="0"/>
            <c:showVal val="0"/>
            <c:showCatName val="0"/>
            <c:showSerName val="0"/>
            <c:showPercent val="1"/>
            <c:showBubbleSize val="0"/>
            <c:showLeaderLines val="1"/>
          </c:dLbls>
          <c:cat>
            <c:strRef>
              <c:f>Sheet1!$A$2:$A$7</c:f>
              <c:strCache>
                <c:ptCount val="6"/>
                <c:pt idx="0">
                  <c:v>4 - 5 m</c:v>
                </c:pt>
                <c:pt idx="1">
                  <c:v>3 - 4 m</c:v>
                </c:pt>
                <c:pt idx="2">
                  <c:v>5 - 6 m</c:v>
                </c:pt>
                <c:pt idx="3">
                  <c:v>2 - 3 m</c:v>
                </c:pt>
                <c:pt idx="4">
                  <c:v>6 - 7 m</c:v>
                </c:pt>
                <c:pt idx="5">
                  <c:v>Restliche</c:v>
                </c:pt>
              </c:strCache>
            </c:strRef>
          </c:cat>
          <c:val>
            <c:numRef>
              <c:f>Sheet1!$B$2:$B$7</c:f>
              <c:numCache>
                <c:formatCode>General</c:formatCode>
                <c:ptCount val="6"/>
                <c:pt idx="0">
                  <c:v>36</c:v>
                </c:pt>
                <c:pt idx="1">
                  <c:v>27.82</c:v>
                </c:pt>
                <c:pt idx="2">
                  <c:v>15.64</c:v>
                </c:pt>
                <c:pt idx="3">
                  <c:v>10.55</c:v>
                </c:pt>
                <c:pt idx="4">
                  <c:v>6</c:v>
                </c:pt>
                <c:pt idx="5">
                  <c:v>3.99</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numRef>
              <c:f>Sheet1!$A$2:$A$16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Sheet1!$B$2:$B$16</c:f>
              <c:numCache>
                <c:formatCode>General</c:formatCode>
                <c:ptCount val="15"/>
                <c:pt idx="0">
                  <c:v>228</c:v>
                </c:pt>
                <c:pt idx="1">
                  <c:v>234</c:v>
                </c:pt>
                <c:pt idx="2">
                  <c:v>195</c:v>
                </c:pt>
                <c:pt idx="3">
                  <c:v>220</c:v>
                </c:pt>
                <c:pt idx="4">
                  <c:v>125</c:v>
                </c:pt>
                <c:pt idx="5">
                  <c:v>102</c:v>
                </c:pt>
                <c:pt idx="6">
                  <c:v>77</c:v>
                </c:pt>
                <c:pt idx="7">
                  <c:v>80</c:v>
                </c:pt>
                <c:pt idx="8">
                  <c:v>54</c:v>
                </c:pt>
                <c:pt idx="9">
                  <c:v>50</c:v>
                </c:pt>
                <c:pt idx="10">
                  <c:v>33</c:v>
                </c:pt>
                <c:pt idx="11">
                  <c:v>24</c:v>
                </c:pt>
                <c:pt idx="12">
                  <c:v>13</c:v>
                </c:pt>
                <c:pt idx="13">
                  <c:v>0</c:v>
                </c:pt>
                <c:pt idx="14">
                  <c:v>15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1998E-2"/>
                  <c:y val="0.17336832895887999"/>
                </c:manualLayout>
              </c:layout>
              <c:showLegendKey val="0"/>
              <c:showVal val="0"/>
              <c:showCatName val="0"/>
              <c:showSerName val="0"/>
              <c:showPercent val="1"/>
              <c:showBubbleSize val="0"/>
            </c:dLbl>
            <c:dLbl>
              <c:idx val="1"/>
              <c:layout>
                <c:manualLayout>
                  <c:x val="7.2962962962962993E-2"/>
                  <c:y val="-0.21709786276715401"/>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Sheet1!$B$2:$B$9</c:f>
              <c:numCache>
                <c:formatCode>0.00</c:formatCode>
                <c:ptCount val="8"/>
                <c:pt idx="0">
                  <c:v>2.4285714285714288</c:v>
                </c:pt>
                <c:pt idx="1">
                  <c:v>1.8472906403940881</c:v>
                </c:pt>
                <c:pt idx="2">
                  <c:v>2.9274611398963728</c:v>
                </c:pt>
                <c:pt idx="3">
                  <c:v>2.395522388059701</c:v>
                </c:pt>
                <c:pt idx="4">
                  <c:v>2.7487437185929648</c:v>
                </c:pt>
                <c:pt idx="5">
                  <c:v>2.6175000000000002</c:v>
                </c:pt>
                <c:pt idx="6">
                  <c:v>1.930348258706468</c:v>
                </c:pt>
                <c:pt idx="7">
                  <c:v>3.0098522167487678</c:v>
                </c:pt>
              </c:numCache>
            </c:numRef>
          </c:val>
        </c:ser>
        <c:dLbls>
          <c:showLegendKey val="0"/>
          <c:showVal val="0"/>
          <c:showCatName val="0"/>
          <c:showSerName val="0"/>
          <c:showPercent val="0"/>
          <c:showBubbleSize val="0"/>
        </c:dLbls>
        <c:gapWidth val="150"/>
        <c:axId val="101663488"/>
        <c:axId val="101665024"/>
      </c:barChart>
      <c:catAx>
        <c:axId val="101663488"/>
        <c:scaling>
          <c:orientation val="maxMin"/>
        </c:scaling>
        <c:delete val="0"/>
        <c:axPos val="l"/>
        <c:majorTickMark val="out"/>
        <c:minorTickMark val="none"/>
        <c:tickLblPos val="nextTo"/>
        <c:crossAx val="101665024"/>
        <c:crosses val="autoZero"/>
        <c:auto val="1"/>
        <c:lblAlgn val="ctr"/>
        <c:lblOffset val="100"/>
        <c:noMultiLvlLbl val="0"/>
      </c:catAx>
      <c:valAx>
        <c:axId val="101665024"/>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25610738956137902"/>
              <c:y val="0.150694600674916"/>
            </c:manualLayout>
          </c:layout>
          <c:overlay val="0"/>
        </c:title>
        <c:numFmt formatCode="0.00" sourceLinked="1"/>
        <c:majorTickMark val="out"/>
        <c:minorTickMark val="none"/>
        <c:tickLblPos val="nextTo"/>
        <c:crossAx val="101663488"/>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32586590312574598"/>
          <c:y val="0.11711229644681501"/>
          <c:w val="0.64989167263183001"/>
          <c:h val="0.74961553054750396"/>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1.2916666666666661</c:v>
                </c:pt>
                <c:pt idx="7">
                  <c:v>2.52</c:v>
                </c:pt>
              </c:numCache>
            </c:numRef>
          </c:val>
        </c:ser>
        <c:ser>
          <c:idx val="1"/>
          <c:order val="1"/>
          <c:tx>
            <c:strRef>
              <c:f>Sheet1!$C$1</c:f>
              <c:strCache>
                <c:ptCount val="1"/>
                <c:pt idx="0">
                  <c:v>Elektrotechnik</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Sheet1!$C$2:$C$9</c:f>
              <c:numCache>
                <c:formatCode>0.00</c:formatCode>
                <c:ptCount val="8"/>
                <c:pt idx="0">
                  <c:v>2.3448275862068968</c:v>
                </c:pt>
                <c:pt idx="1">
                  <c:v>1.517241379310345</c:v>
                </c:pt>
                <c:pt idx="2">
                  <c:v>2.8214285714285712</c:v>
                </c:pt>
                <c:pt idx="3">
                  <c:v>2.2758620689655178</c:v>
                </c:pt>
                <c:pt idx="4">
                  <c:v>2.714285714285714</c:v>
                </c:pt>
                <c:pt idx="5">
                  <c:v>2.6428571428571428</c:v>
                </c:pt>
                <c:pt idx="6">
                  <c:v>1.896551724137931</c:v>
                </c:pt>
                <c:pt idx="7">
                  <c:v>3.241379310344827</c:v>
                </c:pt>
              </c:numCache>
            </c:numRef>
          </c:val>
        </c:ser>
        <c:ser>
          <c:idx val="2"/>
          <c:order val="2"/>
          <c:tx>
            <c:strRef>
              <c:f>Sheet1!$D$1</c:f>
              <c:strCache>
                <c:ptCount val="1"/>
                <c:pt idx="0">
                  <c:v>Erneuerbare Energien und Umwelttechnik </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Sheet1!$D$2:$D$9</c:f>
              <c:numCache>
                <c:formatCode>0.00</c:formatCode>
                <c:ptCount val="8"/>
                <c:pt idx="0">
                  <c:v>2.35</c:v>
                </c:pt>
                <c:pt idx="1">
                  <c:v>1.65</c:v>
                </c:pt>
                <c:pt idx="2">
                  <c:v>3.0588235294117641</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Sheet1!$E$2:$E$9</c:f>
              <c:numCache>
                <c:formatCode>0.00</c:formatCode>
                <c:ptCount val="8"/>
                <c:pt idx="0">
                  <c:v>2.189189189189189</c:v>
                </c:pt>
                <c:pt idx="1">
                  <c:v>1.756756756756757</c:v>
                </c:pt>
                <c:pt idx="2">
                  <c:v>2.9722222222222219</c:v>
                </c:pt>
                <c:pt idx="3">
                  <c:v>2.4861111111111112</c:v>
                </c:pt>
                <c:pt idx="4">
                  <c:v>2.6</c:v>
                </c:pt>
                <c:pt idx="5">
                  <c:v>2.9166666666666661</c:v>
                </c:pt>
                <c:pt idx="6">
                  <c:v>2.2638888888888888</c:v>
                </c:pt>
                <c:pt idx="7">
                  <c:v>3.243243243243243</c:v>
                </c:pt>
              </c:numCache>
            </c:numRef>
          </c:val>
        </c:ser>
        <c:ser>
          <c:idx val="4"/>
          <c:order val="4"/>
          <c:tx>
            <c:strRef>
              <c:f>Sheet1!$F$1</c:f>
              <c:strCache>
                <c:ptCount val="1"/>
                <c:pt idx="0">
                  <c:v>Landschaftsarchitektur</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Sheet1!$F$2:$F$9</c:f>
              <c:numCache>
                <c:formatCode>0.00</c:formatCode>
                <c:ptCount val="8"/>
                <c:pt idx="0">
                  <c:v>2.7826086956521738</c:v>
                </c:pt>
                <c:pt idx="1">
                  <c:v>1.7391304347826091</c:v>
                </c:pt>
                <c:pt idx="2">
                  <c:v>3.0952380952380949</c:v>
                </c:pt>
                <c:pt idx="3">
                  <c:v>2.1304347826086958</c:v>
                </c:pt>
                <c:pt idx="4">
                  <c:v>3.045454545454545</c:v>
                </c:pt>
                <c:pt idx="5">
                  <c:v>2.2272727272727271</c:v>
                </c:pt>
                <c:pt idx="6">
                  <c:v>1.8260869565217399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Sheet1!$G$2:$G$9</c:f>
              <c:numCache>
                <c:formatCode>0.00</c:formatCode>
                <c:ptCount val="8"/>
                <c:pt idx="0">
                  <c:v>2.520833333333333</c:v>
                </c:pt>
                <c:pt idx="1">
                  <c:v>1.958333333333333</c:v>
                </c:pt>
                <c:pt idx="2">
                  <c:v>3.021276595744681</c:v>
                </c:pt>
                <c:pt idx="3">
                  <c:v>2.2978723404255321</c:v>
                </c:pt>
                <c:pt idx="4">
                  <c:v>2.7916666666666661</c:v>
                </c:pt>
                <c:pt idx="5">
                  <c:v>2.729166666666667</c:v>
                </c:pt>
                <c:pt idx="6">
                  <c:v>1.9791666666666661</c:v>
                </c:pt>
                <c:pt idx="7">
                  <c:v>2.833333333333333</c:v>
                </c:pt>
              </c:numCache>
            </c:numRef>
          </c:val>
        </c:ser>
        <c:ser>
          <c:idx val="6"/>
          <c:order val="6"/>
          <c:tx>
            <c:strRef>
              <c:f>Sheet1!$H$1</c:f>
              <c:strCache>
                <c:ptCount val="1"/>
                <c:pt idx="0">
                  <c:v>Raumplanung</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Sheet1!$H$2:$H$9</c:f>
              <c:numCache>
                <c:formatCode>0.00</c:formatCode>
                <c:ptCount val="8"/>
                <c:pt idx="0">
                  <c:v>2.0476190476190479</c:v>
                </c:pt>
                <c:pt idx="1">
                  <c:v>1.7142857142857151</c:v>
                </c:pt>
                <c:pt idx="2">
                  <c:v>2.8947368421052642</c:v>
                </c:pt>
                <c:pt idx="3">
                  <c:v>3</c:v>
                </c:pt>
                <c:pt idx="4">
                  <c:v>2.8571428571428572</c:v>
                </c:pt>
                <c:pt idx="5">
                  <c:v>2.6666666666666661</c:v>
                </c:pt>
                <c:pt idx="6">
                  <c:v>1.8095238095238091</c:v>
                </c:pt>
                <c:pt idx="7">
                  <c:v>3.1904761904761911</c:v>
                </c:pt>
              </c:numCache>
            </c:numRef>
          </c:val>
        </c:ser>
        <c:dLbls>
          <c:showLegendKey val="0"/>
          <c:showVal val="0"/>
          <c:showCatName val="0"/>
          <c:showSerName val="0"/>
          <c:showPercent val="0"/>
          <c:showBubbleSize val="0"/>
        </c:dLbls>
        <c:gapWidth val="75"/>
        <c:overlap val="-25"/>
        <c:axId val="101948416"/>
        <c:axId val="101950208"/>
      </c:barChart>
      <c:catAx>
        <c:axId val="101948416"/>
        <c:scaling>
          <c:orientation val="maxMin"/>
        </c:scaling>
        <c:delete val="0"/>
        <c:axPos val="l"/>
        <c:majorTickMark val="none"/>
        <c:minorTickMark val="none"/>
        <c:tickLblPos val="nextTo"/>
        <c:crossAx val="101950208"/>
        <c:crosses val="autoZero"/>
        <c:auto val="1"/>
        <c:lblAlgn val="ctr"/>
        <c:lblOffset val="100"/>
        <c:tickLblSkip val="1"/>
        <c:noMultiLvlLbl val="0"/>
      </c:catAx>
      <c:valAx>
        <c:axId val="101950208"/>
        <c:scaling>
          <c:orientation val="minMax"/>
          <c:max val="4"/>
          <c:min val="1"/>
        </c:scaling>
        <c:delete val="1"/>
        <c:axPos val="t"/>
        <c:majorGridlines/>
        <c:title>
          <c:tx>
            <c:rich>
              <a:bodyPr/>
              <a:lstStyle/>
              <a:p>
                <a:pPr>
                  <a:defRPr/>
                </a:pPr>
                <a:r>
                  <a:rPr lang="de-CH"/>
                  <a:t>trifft</a:t>
                </a:r>
                <a:r>
                  <a:rPr lang="de-CH" baseline="0"/>
                  <a:t> nicht zu                 trifft eher nicht zu               trifft eher zu                    trifft zu</a:t>
                </a:r>
                <a:endParaRPr lang="de-CH"/>
              </a:p>
            </c:rich>
          </c:tx>
          <c:layout>
            <c:manualLayout>
              <c:xMode val="edge"/>
              <c:yMode val="edge"/>
              <c:x val="0.26018732782369097"/>
              <c:y val="7.5729727332470506E-2"/>
            </c:manualLayout>
          </c:layout>
          <c:overlay val="0"/>
        </c:title>
        <c:numFmt formatCode="0.00" sourceLinked="1"/>
        <c:majorTickMark val="none"/>
        <c:minorTickMark val="none"/>
        <c:tickLblPos val="nextTo"/>
        <c:crossAx val="101948416"/>
        <c:crosses val="autoZero"/>
        <c:crossBetween val="between"/>
        <c:majorUnit val="1"/>
        <c:minorUnit val="1"/>
      </c:valAx>
    </c:plotArea>
    <c:legend>
      <c:legendPos val="b"/>
      <c:layout>
        <c:manualLayout>
          <c:xMode val="edge"/>
          <c:yMode val="edge"/>
          <c:x val="8.8935164096223498E-2"/>
          <c:y val="0.87117406151354804"/>
          <c:w val="0.81331407127828004"/>
          <c:h val="0.12882593848645199"/>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102090240"/>
        <c:axId val="102091776"/>
      </c:bubbleChart>
      <c:valAx>
        <c:axId val="102090240"/>
        <c:scaling>
          <c:orientation val="minMax"/>
          <c:max val="5"/>
          <c:min val="0"/>
        </c:scaling>
        <c:delete val="1"/>
        <c:axPos val="t"/>
        <c:majorGridlines/>
        <c:numFmt formatCode="General" sourceLinked="1"/>
        <c:majorTickMark val="out"/>
        <c:minorTickMark val="none"/>
        <c:tickLblPos val="nextTo"/>
        <c:crossAx val="102091776"/>
        <c:crosses val="autoZero"/>
        <c:crossBetween val="midCat"/>
      </c:valAx>
      <c:valAx>
        <c:axId val="102091776"/>
        <c:scaling>
          <c:orientation val="maxMin"/>
          <c:max val="4.5"/>
          <c:min val="0"/>
        </c:scaling>
        <c:delete val="1"/>
        <c:axPos val="l"/>
        <c:majorGridlines/>
        <c:numFmt formatCode="General" sourceLinked="1"/>
        <c:majorTickMark val="out"/>
        <c:minorTickMark val="none"/>
        <c:tickLblPos val="nextTo"/>
        <c:crossAx val="102090240"/>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778B8D-FF4F-4D9B-AA01-F159E09C2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22</Pages>
  <Words>4494</Words>
  <Characters>28315</Characters>
  <Application>Microsoft Office Word</Application>
  <DocSecurity>0</DocSecurity>
  <Lines>235</Lines>
  <Paragraphs>65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32744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2</cp:revision>
  <dcterms:created xsi:type="dcterms:W3CDTF">2012-03-23T08:50:00Z</dcterms:created>
  <dcterms:modified xsi:type="dcterms:W3CDTF">2012-03-23T08:50:00Z</dcterms:modified>
</cp:coreProperties>
</file>