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AEA71B" w14:textId="77777777" w:rsidR="006F2255" w:rsidRDefault="00AF111F" w:rsidP="0047585F">
      <w:pPr>
        <w:pStyle w:val="Heading2"/>
      </w:pPr>
      <w:bookmarkStart w:id="0" w:name="_Toc320601242"/>
      <w:bookmarkStart w:id="1" w:name="_GoBack"/>
      <w:bookmarkEnd w:id="1"/>
      <w:r>
        <w:t>Vorstudie</w:t>
      </w:r>
      <w:bookmarkEnd w:id="0"/>
    </w:p>
    <w:p w14:paraId="034DB930" w14:textId="77777777" w:rsidR="007B716D" w:rsidRDefault="007B716D" w:rsidP="0047585F">
      <w:pPr>
        <w:pStyle w:val="Heading3"/>
      </w:pPr>
      <w:bookmarkStart w:id="2" w:name="_Toc287347253"/>
      <w:bookmarkStart w:id="3" w:name="_Toc320601243"/>
      <w:r>
        <w:t>Änderungsgeschichte</w:t>
      </w:r>
      <w:bookmarkEnd w:id="2"/>
      <w:bookmarkEnd w:id="3"/>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14:paraId="17C52794" w14:textId="77777777"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14:paraId="57C61C03" w14:textId="77777777" w:rsidR="007B716D" w:rsidRDefault="007B716D" w:rsidP="00DF3331">
            <w:r>
              <w:t>Datum</w:t>
            </w:r>
          </w:p>
        </w:tc>
        <w:tc>
          <w:tcPr>
            <w:tcW w:w="993" w:type="dxa"/>
          </w:tcPr>
          <w:p w14:paraId="662D740F" w14:textId="77777777" w:rsidR="007B716D" w:rsidRDefault="007B716D" w:rsidP="00DF3331">
            <w:r>
              <w:t>Version</w:t>
            </w:r>
          </w:p>
        </w:tc>
        <w:tc>
          <w:tcPr>
            <w:tcW w:w="4674" w:type="dxa"/>
          </w:tcPr>
          <w:p w14:paraId="78CA538A" w14:textId="77777777" w:rsidR="007B716D" w:rsidRDefault="007B716D" w:rsidP="00DF3331">
            <w:r>
              <w:t>Änderung</w:t>
            </w:r>
          </w:p>
        </w:tc>
        <w:tc>
          <w:tcPr>
            <w:tcW w:w="2303" w:type="dxa"/>
          </w:tcPr>
          <w:p w14:paraId="04F3CB26" w14:textId="77777777" w:rsidR="007B716D" w:rsidRDefault="007B716D" w:rsidP="00DF3331">
            <w:r>
              <w:t>Autor</w:t>
            </w:r>
          </w:p>
        </w:tc>
      </w:tr>
      <w:tr w:rsidR="007B716D" w:rsidRPr="00F9181E" w14:paraId="09C197A2"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018C2A24" w14:textId="77777777" w:rsidR="007B716D" w:rsidRPr="00F9181E" w:rsidRDefault="00AF111F" w:rsidP="00DF3331">
            <w:pPr>
              <w:rPr>
                <w:b/>
              </w:rPr>
            </w:pPr>
            <w:r>
              <w:t>24.02.2012</w:t>
            </w:r>
          </w:p>
        </w:tc>
        <w:tc>
          <w:tcPr>
            <w:tcW w:w="993" w:type="dxa"/>
          </w:tcPr>
          <w:p w14:paraId="79396497" w14:textId="77777777" w:rsidR="007B716D" w:rsidRPr="00F9181E" w:rsidRDefault="007B716D" w:rsidP="00DF3331">
            <w:r w:rsidRPr="00F9181E">
              <w:t>1.0</w:t>
            </w:r>
          </w:p>
        </w:tc>
        <w:tc>
          <w:tcPr>
            <w:tcW w:w="4674" w:type="dxa"/>
          </w:tcPr>
          <w:p w14:paraId="29D4F9EE" w14:textId="77777777" w:rsidR="007B716D" w:rsidRPr="00F9181E" w:rsidRDefault="007B716D" w:rsidP="00DF3331">
            <w:r w:rsidRPr="00F9181E">
              <w:t>Erste Version des Dokuments</w:t>
            </w:r>
          </w:p>
        </w:tc>
        <w:tc>
          <w:tcPr>
            <w:tcW w:w="2303" w:type="dxa"/>
          </w:tcPr>
          <w:p w14:paraId="6A84F540" w14:textId="77777777" w:rsidR="007B716D" w:rsidRPr="00F9181E" w:rsidRDefault="00AF111F" w:rsidP="00DF3331">
            <w:r>
              <w:t>CH</w:t>
            </w:r>
          </w:p>
        </w:tc>
      </w:tr>
      <w:tr w:rsidR="00DF675E" w:rsidRPr="00F9181E" w14:paraId="07FE686E"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62E2CD3C" w14:textId="77777777" w:rsidR="00DF675E" w:rsidRDefault="00DF675E" w:rsidP="00DF3331">
            <w:r>
              <w:t>28.02.2012</w:t>
            </w:r>
          </w:p>
        </w:tc>
        <w:tc>
          <w:tcPr>
            <w:tcW w:w="993" w:type="dxa"/>
          </w:tcPr>
          <w:p w14:paraId="31E85728" w14:textId="77777777" w:rsidR="00DF675E" w:rsidRPr="00F9181E" w:rsidRDefault="00DF675E" w:rsidP="00DF3331">
            <w:r>
              <w:t>1.1</w:t>
            </w:r>
          </w:p>
        </w:tc>
        <w:tc>
          <w:tcPr>
            <w:tcW w:w="4674" w:type="dxa"/>
          </w:tcPr>
          <w:p w14:paraId="396463A3" w14:textId="77777777" w:rsidR="00DF675E" w:rsidRPr="00F9181E" w:rsidRDefault="0011728F" w:rsidP="0011728F">
            <w:r>
              <w:t>Fragebogen, Passantena</w:t>
            </w:r>
            <w:r w:rsidR="00DF675E">
              <w:t>nalyse</w:t>
            </w:r>
          </w:p>
        </w:tc>
        <w:tc>
          <w:tcPr>
            <w:tcW w:w="2303" w:type="dxa"/>
          </w:tcPr>
          <w:p w14:paraId="5B4F3057" w14:textId="77777777" w:rsidR="00DF675E" w:rsidRDefault="00DF675E" w:rsidP="00DF3331">
            <w:r>
              <w:t>CH</w:t>
            </w:r>
          </w:p>
        </w:tc>
      </w:tr>
      <w:tr w:rsidR="00621221" w:rsidRPr="00F9181E" w14:paraId="626C1B58"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45F8E9E0" w14:textId="77777777" w:rsidR="00621221" w:rsidRDefault="00621221" w:rsidP="00DF3331">
            <w:r>
              <w:t>02.03.2012</w:t>
            </w:r>
          </w:p>
        </w:tc>
        <w:tc>
          <w:tcPr>
            <w:tcW w:w="993" w:type="dxa"/>
          </w:tcPr>
          <w:p w14:paraId="79310CC4" w14:textId="77777777" w:rsidR="00621221" w:rsidRDefault="00621221" w:rsidP="00DF3331">
            <w:r>
              <w:t>1.2</w:t>
            </w:r>
          </w:p>
        </w:tc>
        <w:tc>
          <w:tcPr>
            <w:tcW w:w="4674" w:type="dxa"/>
          </w:tcPr>
          <w:p w14:paraId="69C3A599" w14:textId="77777777" w:rsidR="00621221" w:rsidRDefault="0011728F" w:rsidP="0011728F">
            <w:r>
              <w:t>Passantena</w:t>
            </w:r>
            <w:r w:rsidR="00621221">
              <w:t>nalyse</w:t>
            </w:r>
          </w:p>
        </w:tc>
        <w:tc>
          <w:tcPr>
            <w:tcW w:w="2303" w:type="dxa"/>
          </w:tcPr>
          <w:p w14:paraId="11B4DC17" w14:textId="77777777" w:rsidR="00621221" w:rsidRDefault="00621221" w:rsidP="00DF3331">
            <w:r>
              <w:t>CH</w:t>
            </w:r>
          </w:p>
        </w:tc>
      </w:tr>
      <w:tr w:rsidR="006A77EE" w:rsidRPr="00F9181E" w14:paraId="77021450"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6861F9A0" w14:textId="77777777" w:rsidR="006A77EE" w:rsidRDefault="006A77EE" w:rsidP="00DF3331">
            <w:r>
              <w:t>08.03.2012</w:t>
            </w:r>
          </w:p>
        </w:tc>
        <w:tc>
          <w:tcPr>
            <w:tcW w:w="993" w:type="dxa"/>
          </w:tcPr>
          <w:p w14:paraId="11B2563B" w14:textId="77777777" w:rsidR="006A77EE" w:rsidRDefault="006A77EE" w:rsidP="00DF3331">
            <w:r>
              <w:t>1.3</w:t>
            </w:r>
          </w:p>
        </w:tc>
        <w:tc>
          <w:tcPr>
            <w:tcW w:w="4674" w:type="dxa"/>
          </w:tcPr>
          <w:p w14:paraId="01A2C684" w14:textId="77777777" w:rsidR="006A77EE" w:rsidRDefault="006A77EE" w:rsidP="00DF3331">
            <w:r>
              <w:t>Vision</w:t>
            </w:r>
          </w:p>
        </w:tc>
        <w:tc>
          <w:tcPr>
            <w:tcW w:w="2303" w:type="dxa"/>
          </w:tcPr>
          <w:p w14:paraId="5CA66874" w14:textId="77777777" w:rsidR="006A77EE" w:rsidRDefault="006A77EE" w:rsidP="00DF3331">
            <w:r>
              <w:t>CH</w:t>
            </w:r>
          </w:p>
        </w:tc>
      </w:tr>
      <w:tr w:rsidR="00F13D56" w:rsidRPr="00F9181E" w14:paraId="1541F9B7"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25D23521" w14:textId="77777777" w:rsidR="00F13D56" w:rsidRDefault="00F13D56" w:rsidP="00DF3331">
            <w:r>
              <w:t>08.03.2012</w:t>
            </w:r>
          </w:p>
        </w:tc>
        <w:tc>
          <w:tcPr>
            <w:tcW w:w="993" w:type="dxa"/>
          </w:tcPr>
          <w:p w14:paraId="0C4CF467" w14:textId="77777777" w:rsidR="00F13D56" w:rsidRDefault="006A77EE" w:rsidP="00DF3331">
            <w:r>
              <w:t>1.4</w:t>
            </w:r>
          </w:p>
        </w:tc>
        <w:tc>
          <w:tcPr>
            <w:tcW w:w="4674" w:type="dxa"/>
          </w:tcPr>
          <w:p w14:paraId="7F48DCD8" w14:textId="77777777"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14:paraId="294D4AF9" w14:textId="77777777" w:rsidR="00F13D56" w:rsidRDefault="006A77EE" w:rsidP="00DF3331">
            <w:r>
              <w:t>DT</w:t>
            </w:r>
          </w:p>
        </w:tc>
      </w:tr>
      <w:tr w:rsidR="00043479" w:rsidRPr="00F9181E" w14:paraId="11205692" w14:textId="77777777" w:rsidTr="00DF3331">
        <w:trPr>
          <w:cnfStyle w:val="000000010000" w:firstRow="0" w:lastRow="0" w:firstColumn="0" w:lastColumn="0" w:oddVBand="0" w:evenVBand="0" w:oddHBand="0" w:evenHBand="1" w:firstRowFirstColumn="0" w:firstRowLastColumn="0" w:lastRowFirstColumn="0" w:lastRowLastColumn="0"/>
        </w:trPr>
        <w:tc>
          <w:tcPr>
            <w:tcW w:w="1280" w:type="dxa"/>
          </w:tcPr>
          <w:p w14:paraId="1F15B15B" w14:textId="77777777" w:rsidR="00043479" w:rsidRDefault="00043479" w:rsidP="00DF3331">
            <w:r>
              <w:t>09.03.2012</w:t>
            </w:r>
          </w:p>
        </w:tc>
        <w:tc>
          <w:tcPr>
            <w:tcW w:w="993" w:type="dxa"/>
          </w:tcPr>
          <w:p w14:paraId="1E41BBAA" w14:textId="77777777" w:rsidR="00043479" w:rsidRDefault="00043479" w:rsidP="00DF3331">
            <w:r>
              <w:t>1.5</w:t>
            </w:r>
          </w:p>
        </w:tc>
        <w:tc>
          <w:tcPr>
            <w:tcW w:w="4674" w:type="dxa"/>
          </w:tcPr>
          <w:p w14:paraId="5AC926CC" w14:textId="77777777"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14:paraId="71E2493B" w14:textId="77777777" w:rsidR="00043479" w:rsidRDefault="00043479" w:rsidP="00DF3331">
            <w:r>
              <w:t>CH</w:t>
            </w:r>
          </w:p>
        </w:tc>
      </w:tr>
      <w:tr w:rsidR="00971195" w:rsidRPr="00F9181E" w14:paraId="7B09EF38"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20A5D584" w14:textId="77777777" w:rsidR="00971195" w:rsidRDefault="00043479" w:rsidP="00DF3331">
            <w:r>
              <w:t>13</w:t>
            </w:r>
            <w:r w:rsidR="00971195">
              <w:t>.03.2012</w:t>
            </w:r>
          </w:p>
        </w:tc>
        <w:tc>
          <w:tcPr>
            <w:tcW w:w="993" w:type="dxa"/>
          </w:tcPr>
          <w:p w14:paraId="14FCDE74" w14:textId="77777777" w:rsidR="00971195" w:rsidRDefault="00043479" w:rsidP="00DF3331">
            <w:r>
              <w:t>1.6</w:t>
            </w:r>
          </w:p>
        </w:tc>
        <w:tc>
          <w:tcPr>
            <w:tcW w:w="4674" w:type="dxa"/>
          </w:tcPr>
          <w:p w14:paraId="43EED624" w14:textId="77777777"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14:paraId="3C9A004A" w14:textId="77777777" w:rsidR="00971195" w:rsidRDefault="00043479" w:rsidP="00DF3331">
            <w:r>
              <w:t>DT</w:t>
            </w:r>
          </w:p>
        </w:tc>
      </w:tr>
      <w:tr w:rsidR="008D093B" w:rsidRPr="00F9181E" w14:paraId="07B1128E"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472B3D77" w14:textId="77777777" w:rsidR="008D093B" w:rsidRDefault="008D093B" w:rsidP="00DF3331">
            <w:r>
              <w:t>13.03.2012</w:t>
            </w:r>
          </w:p>
        </w:tc>
        <w:tc>
          <w:tcPr>
            <w:tcW w:w="993" w:type="dxa"/>
          </w:tcPr>
          <w:p w14:paraId="60E1DD76" w14:textId="77777777" w:rsidR="008D093B" w:rsidRDefault="008D093B" w:rsidP="00DF3331">
            <w:r>
              <w:t>1.7</w:t>
            </w:r>
          </w:p>
        </w:tc>
        <w:tc>
          <w:tcPr>
            <w:tcW w:w="4674" w:type="dxa"/>
          </w:tcPr>
          <w:p w14:paraId="53F9F2E6" w14:textId="77777777" w:rsidR="008D093B" w:rsidRPr="008D093B" w:rsidRDefault="008D093B" w:rsidP="00043479">
            <w:r w:rsidRPr="008D093B">
              <w:t>Personas und Szenarien Peter Posterleser</w:t>
            </w:r>
            <w:r>
              <w:t xml:space="preserve"> und Erich Eventbesucher</w:t>
            </w:r>
          </w:p>
        </w:tc>
        <w:tc>
          <w:tcPr>
            <w:tcW w:w="2303" w:type="dxa"/>
          </w:tcPr>
          <w:p w14:paraId="36E84523" w14:textId="77777777" w:rsidR="008D093B" w:rsidRDefault="008D093B" w:rsidP="00DF3331">
            <w:r>
              <w:t>CH</w:t>
            </w:r>
          </w:p>
        </w:tc>
      </w:tr>
      <w:tr w:rsidR="008D093B" w:rsidRPr="00F9181E" w14:paraId="10C57931"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2F2185F6" w14:textId="77777777" w:rsidR="008D093B" w:rsidRDefault="008D093B" w:rsidP="00DF3331">
            <w:r>
              <w:t>13.03.2012</w:t>
            </w:r>
          </w:p>
        </w:tc>
        <w:tc>
          <w:tcPr>
            <w:tcW w:w="993" w:type="dxa"/>
          </w:tcPr>
          <w:p w14:paraId="341D06EF" w14:textId="77777777" w:rsidR="008D093B" w:rsidRDefault="008D093B" w:rsidP="00DF3331">
            <w:r>
              <w:t>1.8</w:t>
            </w:r>
          </w:p>
        </w:tc>
        <w:tc>
          <w:tcPr>
            <w:tcW w:w="4674" w:type="dxa"/>
          </w:tcPr>
          <w:p w14:paraId="589FCD20" w14:textId="77777777" w:rsidR="008D093B" w:rsidRPr="008D093B" w:rsidRDefault="008D093B" w:rsidP="00043479">
            <w:r>
              <w:t>Persona Noemi Nichtinteressiert, Szenarien Noemi Nichtinteressiert</w:t>
            </w:r>
          </w:p>
        </w:tc>
        <w:tc>
          <w:tcPr>
            <w:tcW w:w="2303" w:type="dxa"/>
          </w:tcPr>
          <w:p w14:paraId="058D175A" w14:textId="77777777" w:rsidR="008D093B" w:rsidRDefault="008D093B" w:rsidP="00DF3331">
            <w:r>
              <w:t>DT</w:t>
            </w:r>
          </w:p>
        </w:tc>
      </w:tr>
      <w:tr w:rsidR="00587539" w:rsidRPr="00F9181E" w14:paraId="5DEDDB7D" w14:textId="77777777" w:rsidTr="00EB2B5B">
        <w:trPr>
          <w:cnfStyle w:val="000000010000" w:firstRow="0" w:lastRow="0" w:firstColumn="0" w:lastColumn="0" w:oddVBand="0" w:evenVBand="0" w:oddHBand="0" w:evenHBand="1" w:firstRowFirstColumn="0" w:firstRowLastColumn="0" w:lastRowFirstColumn="0" w:lastRowLastColumn="0"/>
        </w:trPr>
        <w:tc>
          <w:tcPr>
            <w:tcW w:w="1280" w:type="dxa"/>
          </w:tcPr>
          <w:p w14:paraId="02C707B3" w14:textId="77777777" w:rsidR="00587539" w:rsidRDefault="00587539" w:rsidP="00EB2B5B">
            <w:r>
              <w:t>14.03.2012</w:t>
            </w:r>
          </w:p>
        </w:tc>
        <w:tc>
          <w:tcPr>
            <w:tcW w:w="993" w:type="dxa"/>
          </w:tcPr>
          <w:p w14:paraId="287F08AA" w14:textId="77777777" w:rsidR="00587539" w:rsidRDefault="00587539" w:rsidP="00EB2B5B">
            <w:r>
              <w:t>1.9</w:t>
            </w:r>
          </w:p>
        </w:tc>
        <w:tc>
          <w:tcPr>
            <w:tcW w:w="4674" w:type="dxa"/>
          </w:tcPr>
          <w:p w14:paraId="2C7C22CD" w14:textId="77777777" w:rsidR="00587539" w:rsidRDefault="00587539" w:rsidP="00EB2B5B">
            <w:r>
              <w:t>Review</w:t>
            </w:r>
          </w:p>
        </w:tc>
        <w:tc>
          <w:tcPr>
            <w:tcW w:w="2303" w:type="dxa"/>
          </w:tcPr>
          <w:p w14:paraId="314FD011" w14:textId="77777777" w:rsidR="00587539" w:rsidRDefault="00587539" w:rsidP="00EB2B5B">
            <w:r>
              <w:t>CH</w:t>
            </w:r>
          </w:p>
        </w:tc>
      </w:tr>
      <w:tr w:rsidR="0096622B" w:rsidRPr="00F9181E" w14:paraId="30A321E7" w14:textId="77777777" w:rsidTr="001B6C1B">
        <w:trPr>
          <w:cnfStyle w:val="000000100000" w:firstRow="0" w:lastRow="0" w:firstColumn="0" w:lastColumn="0" w:oddVBand="0" w:evenVBand="0" w:oddHBand="1" w:evenHBand="0" w:firstRowFirstColumn="0" w:firstRowLastColumn="0" w:lastRowFirstColumn="0" w:lastRowLastColumn="0"/>
        </w:trPr>
        <w:tc>
          <w:tcPr>
            <w:tcW w:w="1280" w:type="dxa"/>
          </w:tcPr>
          <w:p w14:paraId="090A36E9" w14:textId="77777777" w:rsidR="0096622B" w:rsidRDefault="0096622B" w:rsidP="001B6C1B">
            <w:r>
              <w:t>14.03.2012</w:t>
            </w:r>
          </w:p>
        </w:tc>
        <w:tc>
          <w:tcPr>
            <w:tcW w:w="993" w:type="dxa"/>
          </w:tcPr>
          <w:p w14:paraId="67E93CB8" w14:textId="77777777" w:rsidR="0096622B" w:rsidRDefault="0096622B" w:rsidP="001B6C1B">
            <w:r>
              <w:t>1.10</w:t>
            </w:r>
          </w:p>
        </w:tc>
        <w:tc>
          <w:tcPr>
            <w:tcW w:w="4674" w:type="dxa"/>
          </w:tcPr>
          <w:p w14:paraId="79CB41E5" w14:textId="77777777" w:rsidR="0096622B" w:rsidRDefault="0096622B" w:rsidP="001B6C1B">
            <w:r>
              <w:t>Review Personas und Szenarien</w:t>
            </w:r>
          </w:p>
        </w:tc>
        <w:tc>
          <w:tcPr>
            <w:tcW w:w="2303" w:type="dxa"/>
          </w:tcPr>
          <w:p w14:paraId="05ABF358" w14:textId="77777777" w:rsidR="0096622B" w:rsidRDefault="0096622B" w:rsidP="001B6C1B">
            <w:r>
              <w:t>DT</w:t>
            </w:r>
          </w:p>
        </w:tc>
      </w:tr>
      <w:tr w:rsidR="005A0258" w:rsidRPr="00F9181E" w14:paraId="33CE971A" w14:textId="77777777" w:rsidTr="00A63DFB">
        <w:trPr>
          <w:cnfStyle w:val="000000010000" w:firstRow="0" w:lastRow="0" w:firstColumn="0" w:lastColumn="0" w:oddVBand="0" w:evenVBand="0" w:oddHBand="0" w:evenHBand="1" w:firstRowFirstColumn="0" w:firstRowLastColumn="0" w:lastRowFirstColumn="0" w:lastRowLastColumn="0"/>
        </w:trPr>
        <w:tc>
          <w:tcPr>
            <w:tcW w:w="1280" w:type="dxa"/>
          </w:tcPr>
          <w:p w14:paraId="7D5877D3" w14:textId="77777777" w:rsidR="005A0258" w:rsidRDefault="005A0258" w:rsidP="00A63DFB">
            <w:r>
              <w:t>19.03.2012</w:t>
            </w:r>
          </w:p>
        </w:tc>
        <w:tc>
          <w:tcPr>
            <w:tcW w:w="993" w:type="dxa"/>
          </w:tcPr>
          <w:p w14:paraId="45F9E2D9" w14:textId="77777777" w:rsidR="005A0258" w:rsidRDefault="005A0258" w:rsidP="00A63DFB">
            <w:r>
              <w:t>1.11</w:t>
            </w:r>
          </w:p>
        </w:tc>
        <w:tc>
          <w:tcPr>
            <w:tcW w:w="4674" w:type="dxa"/>
          </w:tcPr>
          <w:p w14:paraId="1E8068CA" w14:textId="77777777" w:rsidR="005A0258" w:rsidRDefault="005A0258" w:rsidP="00A63DFB">
            <w:r>
              <w:t>Ergänzung der Einführung zu den Personas mit Rollen</w:t>
            </w:r>
          </w:p>
        </w:tc>
        <w:tc>
          <w:tcPr>
            <w:tcW w:w="2303" w:type="dxa"/>
          </w:tcPr>
          <w:p w14:paraId="3F40CB93" w14:textId="77777777" w:rsidR="005A0258" w:rsidRDefault="005A0258" w:rsidP="00A63DFB">
            <w:r>
              <w:t>DT</w:t>
            </w:r>
          </w:p>
        </w:tc>
      </w:tr>
      <w:tr w:rsidR="000C268D" w:rsidRPr="00F9181E" w14:paraId="38BBF3D1"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17878BFA" w14:textId="77777777" w:rsidR="000C268D" w:rsidRDefault="0096622B" w:rsidP="00DF3331">
            <w:r>
              <w:t>19</w:t>
            </w:r>
            <w:r w:rsidR="000C268D">
              <w:t>.03.2012</w:t>
            </w:r>
          </w:p>
        </w:tc>
        <w:tc>
          <w:tcPr>
            <w:tcW w:w="993" w:type="dxa"/>
          </w:tcPr>
          <w:p w14:paraId="4611ACE4" w14:textId="77777777" w:rsidR="000C268D" w:rsidRDefault="000C268D" w:rsidP="00587539">
            <w:r>
              <w:t>1.</w:t>
            </w:r>
            <w:r w:rsidR="005A0258">
              <w:t>12</w:t>
            </w:r>
          </w:p>
        </w:tc>
        <w:tc>
          <w:tcPr>
            <w:tcW w:w="4674" w:type="dxa"/>
          </w:tcPr>
          <w:p w14:paraId="2F229413" w14:textId="77777777" w:rsidR="000C268D" w:rsidRDefault="005A0258" w:rsidP="0096622B">
            <w:r>
              <w:t>Kapitel 4: Interaktionsbereich des Kinects Sensors</w:t>
            </w:r>
          </w:p>
        </w:tc>
        <w:tc>
          <w:tcPr>
            <w:tcW w:w="2303" w:type="dxa"/>
          </w:tcPr>
          <w:p w14:paraId="5C97704C" w14:textId="77777777" w:rsidR="000C268D" w:rsidRDefault="00587539" w:rsidP="00DF3331">
            <w:r>
              <w:t>DT</w:t>
            </w:r>
          </w:p>
        </w:tc>
      </w:tr>
      <w:tr w:rsidR="00AD2E6D" w:rsidRPr="00F9181E" w14:paraId="06D57385"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1D857B75" w14:textId="77777777" w:rsidR="00AD2E6D" w:rsidRDefault="00AD2E6D" w:rsidP="00DF3331">
            <w:r>
              <w:t>20.03.2012</w:t>
            </w:r>
          </w:p>
        </w:tc>
        <w:tc>
          <w:tcPr>
            <w:tcW w:w="993" w:type="dxa"/>
          </w:tcPr>
          <w:p w14:paraId="24DE0BE0" w14:textId="77777777" w:rsidR="00AD2E6D" w:rsidRDefault="00AD2E6D" w:rsidP="00587539">
            <w:r>
              <w:t>1.13</w:t>
            </w:r>
          </w:p>
        </w:tc>
        <w:tc>
          <w:tcPr>
            <w:tcW w:w="4674" w:type="dxa"/>
          </w:tcPr>
          <w:p w14:paraId="757A5814" w14:textId="77777777" w:rsidR="00AD2E6D" w:rsidRDefault="00AD2E6D" w:rsidP="0096622B">
            <w:r>
              <w:t>Review Interaktionsbereich</w:t>
            </w:r>
            <w:r w:rsidR="00AF46F1">
              <w:t xml:space="preserve">, </w:t>
            </w:r>
            <w:r w:rsidR="00757B2C">
              <w:t xml:space="preserve">Einfügen </w:t>
            </w:r>
            <w:r w:rsidR="00AF46F1">
              <w:t>Abbildung</w:t>
            </w:r>
          </w:p>
        </w:tc>
        <w:tc>
          <w:tcPr>
            <w:tcW w:w="2303" w:type="dxa"/>
          </w:tcPr>
          <w:p w14:paraId="7191F0F2" w14:textId="77777777" w:rsidR="00AD2E6D" w:rsidRDefault="00AF46F1" w:rsidP="00DF3331">
            <w:r>
              <w:t>CH</w:t>
            </w:r>
          </w:p>
        </w:tc>
      </w:tr>
      <w:tr w:rsidR="00D07674" w:rsidRPr="00F9181E" w14:paraId="40113CE5"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45BD75AE" w14:textId="77777777" w:rsidR="00D07674" w:rsidRDefault="00D07674" w:rsidP="00DF3331">
            <w:r>
              <w:t>23.03.2012</w:t>
            </w:r>
          </w:p>
        </w:tc>
        <w:tc>
          <w:tcPr>
            <w:tcW w:w="993" w:type="dxa"/>
          </w:tcPr>
          <w:p w14:paraId="10586F2D" w14:textId="77777777" w:rsidR="00D07674" w:rsidRDefault="00D07674" w:rsidP="00587539">
            <w:r>
              <w:t>1.14</w:t>
            </w:r>
          </w:p>
        </w:tc>
        <w:tc>
          <w:tcPr>
            <w:tcW w:w="4674" w:type="dxa"/>
          </w:tcPr>
          <w:p w14:paraId="2BADD875" w14:textId="77777777" w:rsidR="00D07674" w:rsidRDefault="00D07674" w:rsidP="0096622B">
            <w:r>
              <w:t>Korrekturen aus dem Review M. Stolze</w:t>
            </w:r>
          </w:p>
        </w:tc>
        <w:tc>
          <w:tcPr>
            <w:tcW w:w="2303" w:type="dxa"/>
          </w:tcPr>
          <w:p w14:paraId="4755C271" w14:textId="77777777" w:rsidR="00D07674" w:rsidRDefault="00D07674" w:rsidP="00DF3331">
            <w:r>
              <w:t>CH</w:t>
            </w:r>
          </w:p>
        </w:tc>
      </w:tr>
      <w:tr w:rsidR="00461DF2" w:rsidRPr="00F9181E" w14:paraId="03BFD376"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705A00D8" w14:textId="77777777" w:rsidR="00461DF2" w:rsidRDefault="00461DF2" w:rsidP="00DF3331">
            <w:r>
              <w:t>26.03.2012</w:t>
            </w:r>
          </w:p>
        </w:tc>
        <w:tc>
          <w:tcPr>
            <w:tcW w:w="993" w:type="dxa"/>
          </w:tcPr>
          <w:p w14:paraId="47DF4EA3" w14:textId="77777777" w:rsidR="00461DF2" w:rsidRDefault="00461DF2" w:rsidP="00587539">
            <w:r>
              <w:t>1.15</w:t>
            </w:r>
          </w:p>
        </w:tc>
        <w:tc>
          <w:tcPr>
            <w:tcW w:w="4674" w:type="dxa"/>
          </w:tcPr>
          <w:p w14:paraId="5CD899E8" w14:textId="77777777" w:rsidR="00461DF2" w:rsidRDefault="00461DF2" w:rsidP="0096622B">
            <w:r>
              <w:t>Review, Nutzwertanalyse</w:t>
            </w:r>
          </w:p>
        </w:tc>
        <w:tc>
          <w:tcPr>
            <w:tcW w:w="2303" w:type="dxa"/>
          </w:tcPr>
          <w:p w14:paraId="7C953930" w14:textId="77777777" w:rsidR="00461DF2" w:rsidRDefault="00461DF2" w:rsidP="00DF3331">
            <w:r>
              <w:t>DT</w:t>
            </w:r>
          </w:p>
        </w:tc>
      </w:tr>
      <w:tr w:rsidR="00461DF2" w:rsidRPr="00F9181E" w14:paraId="27CA8DCF"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7120146E" w14:textId="77777777" w:rsidR="00461DF2" w:rsidRDefault="00461DF2" w:rsidP="00DF3331">
            <w:r>
              <w:t>27.03.2012</w:t>
            </w:r>
          </w:p>
        </w:tc>
        <w:tc>
          <w:tcPr>
            <w:tcW w:w="993" w:type="dxa"/>
          </w:tcPr>
          <w:p w14:paraId="76BCB37F" w14:textId="77777777" w:rsidR="00461DF2" w:rsidRDefault="00461DF2" w:rsidP="00587539">
            <w:r>
              <w:t>1.16</w:t>
            </w:r>
          </w:p>
        </w:tc>
        <w:tc>
          <w:tcPr>
            <w:tcW w:w="4674" w:type="dxa"/>
          </w:tcPr>
          <w:p w14:paraId="403F12F0" w14:textId="77777777" w:rsidR="00461DF2" w:rsidRDefault="00461DF2" w:rsidP="0096622B">
            <w:r>
              <w:t>Review Nutzwertanalyse, Testhardware dokumentiert</w:t>
            </w:r>
          </w:p>
        </w:tc>
        <w:tc>
          <w:tcPr>
            <w:tcW w:w="2303" w:type="dxa"/>
          </w:tcPr>
          <w:p w14:paraId="4EC64825" w14:textId="77777777" w:rsidR="00461DF2" w:rsidRDefault="00461DF2" w:rsidP="00DF3331">
            <w:r>
              <w:t>CH</w:t>
            </w:r>
          </w:p>
        </w:tc>
      </w:tr>
      <w:tr w:rsidR="0039482F" w:rsidRPr="00F9181E" w14:paraId="3D6054E1"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20AEF3ED" w14:textId="77777777" w:rsidR="0039482F" w:rsidRDefault="0039482F" w:rsidP="00DF3331">
            <w:r>
              <w:t>03.04.2012</w:t>
            </w:r>
          </w:p>
        </w:tc>
        <w:tc>
          <w:tcPr>
            <w:tcW w:w="993" w:type="dxa"/>
          </w:tcPr>
          <w:p w14:paraId="72D087A3" w14:textId="77777777" w:rsidR="0039482F" w:rsidRDefault="0039482F" w:rsidP="00587539">
            <w:r>
              <w:t>1.17</w:t>
            </w:r>
          </w:p>
        </w:tc>
        <w:tc>
          <w:tcPr>
            <w:tcW w:w="4674" w:type="dxa"/>
          </w:tcPr>
          <w:p w14:paraId="44F06F6D" w14:textId="77777777" w:rsidR="0039482F" w:rsidRDefault="0039482F" w:rsidP="0096622B">
            <w:r>
              <w:t>Review, Anpassungen</w:t>
            </w:r>
            <w:r w:rsidR="003A00B4">
              <w:t xml:space="preserve"> Kapitel I.6 Befragung </w:t>
            </w:r>
            <w:r>
              <w:t xml:space="preserve"> gemäss Sitzung vom 2.4.12</w:t>
            </w:r>
          </w:p>
        </w:tc>
        <w:tc>
          <w:tcPr>
            <w:tcW w:w="2303" w:type="dxa"/>
          </w:tcPr>
          <w:p w14:paraId="56EF8223" w14:textId="77777777" w:rsidR="0039482F" w:rsidRDefault="0039482F" w:rsidP="00DF3331">
            <w:r>
              <w:t>DT</w:t>
            </w:r>
          </w:p>
        </w:tc>
      </w:tr>
      <w:tr w:rsidR="00BB4CF3" w:rsidRPr="00F9181E" w14:paraId="5B0EC490" w14:textId="77777777" w:rsidTr="00FE1F6A">
        <w:trPr>
          <w:cnfStyle w:val="000000100000" w:firstRow="0" w:lastRow="0" w:firstColumn="0" w:lastColumn="0" w:oddVBand="0" w:evenVBand="0" w:oddHBand="1" w:evenHBand="0" w:firstRowFirstColumn="0" w:firstRowLastColumn="0" w:lastRowFirstColumn="0" w:lastRowLastColumn="0"/>
        </w:trPr>
        <w:tc>
          <w:tcPr>
            <w:tcW w:w="1280" w:type="dxa"/>
          </w:tcPr>
          <w:p w14:paraId="33A4FF40" w14:textId="77777777" w:rsidR="00BB4CF3" w:rsidRDefault="00BB4CF3" w:rsidP="00FE1F6A">
            <w:r>
              <w:t>13.04.2012</w:t>
            </w:r>
          </w:p>
        </w:tc>
        <w:tc>
          <w:tcPr>
            <w:tcW w:w="993" w:type="dxa"/>
          </w:tcPr>
          <w:p w14:paraId="5BE106FA" w14:textId="77777777" w:rsidR="00BB4CF3" w:rsidRDefault="00BB4CF3" w:rsidP="00FE1F6A">
            <w:r>
              <w:t>1.18</w:t>
            </w:r>
          </w:p>
        </w:tc>
        <w:tc>
          <w:tcPr>
            <w:tcW w:w="4674" w:type="dxa"/>
          </w:tcPr>
          <w:p w14:paraId="62D57EA8" w14:textId="77777777" w:rsidR="00BB4CF3" w:rsidRDefault="00BB4CF3" w:rsidP="00FE1F6A">
            <w:r>
              <w:t>Review, Testhardware in anderes Dokument verschoben</w:t>
            </w:r>
          </w:p>
        </w:tc>
        <w:tc>
          <w:tcPr>
            <w:tcW w:w="2303" w:type="dxa"/>
          </w:tcPr>
          <w:p w14:paraId="3368EB11" w14:textId="77777777" w:rsidR="00BB4CF3" w:rsidRDefault="00BB4CF3" w:rsidP="00FE1F6A">
            <w:r>
              <w:t>CH</w:t>
            </w:r>
          </w:p>
        </w:tc>
      </w:tr>
      <w:tr w:rsidR="002E393F" w:rsidRPr="00F9181E" w14:paraId="3D09B845"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6097BCE6" w14:textId="77777777" w:rsidR="002E393F" w:rsidRDefault="00BB4CF3" w:rsidP="00DF3331">
            <w:r>
              <w:t>18</w:t>
            </w:r>
            <w:r w:rsidR="002E393F">
              <w:t>.04.2012</w:t>
            </w:r>
          </w:p>
        </w:tc>
        <w:tc>
          <w:tcPr>
            <w:tcW w:w="993" w:type="dxa"/>
          </w:tcPr>
          <w:p w14:paraId="3836B5AC" w14:textId="77777777" w:rsidR="002E393F" w:rsidRDefault="00BB4CF3" w:rsidP="00587539">
            <w:r>
              <w:t>1.19</w:t>
            </w:r>
          </w:p>
        </w:tc>
        <w:tc>
          <w:tcPr>
            <w:tcW w:w="4674" w:type="dxa"/>
          </w:tcPr>
          <w:p w14:paraId="25E45377" w14:textId="77777777" w:rsidR="002E393F" w:rsidRDefault="00BB4CF3" w:rsidP="00BB4CF3">
            <w:r>
              <w:t>Sofortiges Erfolgserlebnis</w:t>
            </w:r>
          </w:p>
        </w:tc>
        <w:tc>
          <w:tcPr>
            <w:tcW w:w="2303" w:type="dxa"/>
          </w:tcPr>
          <w:p w14:paraId="4362B6C0" w14:textId="77777777" w:rsidR="002E393F" w:rsidRDefault="00BB4CF3" w:rsidP="00DF3331">
            <w:r>
              <w:t>DT</w:t>
            </w:r>
          </w:p>
        </w:tc>
      </w:tr>
      <w:tr w:rsidR="00752712" w:rsidRPr="00F9181E" w14:paraId="25E0CF71"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38EF04B6" w14:textId="77777777" w:rsidR="00752712" w:rsidRDefault="00752712" w:rsidP="00DF3331">
            <w:r>
              <w:t>22.04.2012</w:t>
            </w:r>
          </w:p>
        </w:tc>
        <w:tc>
          <w:tcPr>
            <w:tcW w:w="993" w:type="dxa"/>
          </w:tcPr>
          <w:p w14:paraId="44948532" w14:textId="77777777" w:rsidR="00752712" w:rsidRDefault="00752712" w:rsidP="00587539">
            <w:r>
              <w:t>1.20</w:t>
            </w:r>
          </w:p>
        </w:tc>
        <w:tc>
          <w:tcPr>
            <w:tcW w:w="4674" w:type="dxa"/>
          </w:tcPr>
          <w:p w14:paraId="10C6A928" w14:textId="77777777" w:rsidR="00752712" w:rsidRDefault="00752712" w:rsidP="00BB4CF3">
            <w:r>
              <w:t>Anpassung Vision</w:t>
            </w:r>
          </w:p>
        </w:tc>
        <w:tc>
          <w:tcPr>
            <w:tcW w:w="2303" w:type="dxa"/>
          </w:tcPr>
          <w:p w14:paraId="30541CC7" w14:textId="77777777" w:rsidR="00752712" w:rsidRDefault="00752712" w:rsidP="00DF3331">
            <w:r>
              <w:t>CH</w:t>
            </w:r>
          </w:p>
        </w:tc>
      </w:tr>
      <w:tr w:rsidR="00D657D5" w:rsidRPr="00F9181E" w14:paraId="4802B369" w14:textId="77777777" w:rsidTr="00C96B5F">
        <w:trPr>
          <w:cnfStyle w:val="000000010000" w:firstRow="0" w:lastRow="0" w:firstColumn="0" w:lastColumn="0" w:oddVBand="0" w:evenVBand="0" w:oddHBand="0" w:evenHBand="1" w:firstRowFirstColumn="0" w:firstRowLastColumn="0" w:lastRowFirstColumn="0" w:lastRowLastColumn="0"/>
        </w:trPr>
        <w:tc>
          <w:tcPr>
            <w:tcW w:w="1280" w:type="dxa"/>
          </w:tcPr>
          <w:p w14:paraId="3C82F107" w14:textId="77777777" w:rsidR="00D657D5" w:rsidRDefault="00D657D5" w:rsidP="00C96B5F">
            <w:r>
              <w:t>23.04.2012</w:t>
            </w:r>
          </w:p>
        </w:tc>
        <w:tc>
          <w:tcPr>
            <w:tcW w:w="993" w:type="dxa"/>
          </w:tcPr>
          <w:p w14:paraId="06655E42" w14:textId="77777777" w:rsidR="00D657D5" w:rsidRDefault="00D657D5" w:rsidP="00C96B5F">
            <w:r>
              <w:t>1.21</w:t>
            </w:r>
          </w:p>
        </w:tc>
        <w:tc>
          <w:tcPr>
            <w:tcW w:w="4674" w:type="dxa"/>
          </w:tcPr>
          <w:p w14:paraId="79DDACBD" w14:textId="77777777" w:rsidR="00D657D5" w:rsidRDefault="00D657D5" w:rsidP="00C96B5F">
            <w:r w:rsidRPr="007F6621">
              <w:t>Konkurrenzanalyse und ähnliche Arbeiten</w:t>
            </w:r>
          </w:p>
        </w:tc>
        <w:tc>
          <w:tcPr>
            <w:tcW w:w="2303" w:type="dxa"/>
          </w:tcPr>
          <w:p w14:paraId="4838D9A7" w14:textId="77777777" w:rsidR="00D657D5" w:rsidRDefault="00D657D5" w:rsidP="00C96B5F">
            <w:r>
              <w:t>LE</w:t>
            </w:r>
          </w:p>
        </w:tc>
      </w:tr>
      <w:tr w:rsidR="008264B3" w:rsidRPr="00F9181E" w14:paraId="7A5624F9"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2AA99185" w14:textId="77777777" w:rsidR="008264B3" w:rsidRDefault="008264B3" w:rsidP="00DF3331">
            <w:r>
              <w:t>24.04.2012</w:t>
            </w:r>
          </w:p>
        </w:tc>
        <w:tc>
          <w:tcPr>
            <w:tcW w:w="993" w:type="dxa"/>
          </w:tcPr>
          <w:p w14:paraId="46407501" w14:textId="77777777" w:rsidR="008264B3" w:rsidRDefault="008264B3" w:rsidP="00587539">
            <w:r>
              <w:t>1.21</w:t>
            </w:r>
          </w:p>
        </w:tc>
        <w:tc>
          <w:tcPr>
            <w:tcW w:w="4674" w:type="dxa"/>
          </w:tcPr>
          <w:p w14:paraId="31D59177" w14:textId="77777777" w:rsidR="008264B3" w:rsidRDefault="008264B3" w:rsidP="00BB4CF3">
            <w:r>
              <w:t>Review Vision</w:t>
            </w:r>
          </w:p>
        </w:tc>
        <w:tc>
          <w:tcPr>
            <w:tcW w:w="2303" w:type="dxa"/>
          </w:tcPr>
          <w:p w14:paraId="693A3D7F" w14:textId="77777777" w:rsidR="008264B3" w:rsidRDefault="008264B3" w:rsidP="00DF3331">
            <w:r>
              <w:t>DT</w:t>
            </w:r>
          </w:p>
        </w:tc>
      </w:tr>
      <w:tr w:rsidR="0061240B" w:rsidRPr="00F9181E" w14:paraId="64E8B730"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55D55D9D" w14:textId="77777777" w:rsidR="0061240B" w:rsidRDefault="0061240B" w:rsidP="00DF3331">
            <w:r>
              <w:t>25.04.2012</w:t>
            </w:r>
          </w:p>
        </w:tc>
        <w:tc>
          <w:tcPr>
            <w:tcW w:w="993" w:type="dxa"/>
          </w:tcPr>
          <w:p w14:paraId="7575454C" w14:textId="77777777" w:rsidR="0061240B" w:rsidRDefault="0061240B" w:rsidP="00587539">
            <w:r>
              <w:t>1.22</w:t>
            </w:r>
          </w:p>
        </w:tc>
        <w:tc>
          <w:tcPr>
            <w:tcW w:w="4674" w:type="dxa"/>
          </w:tcPr>
          <w:p w14:paraId="2EF058B7" w14:textId="77777777" w:rsidR="0061240B" w:rsidRDefault="0061240B" w:rsidP="00BB4CF3">
            <w:r>
              <w:t>Ergänzung Befragung: Varianz</w:t>
            </w:r>
          </w:p>
        </w:tc>
        <w:tc>
          <w:tcPr>
            <w:tcW w:w="2303" w:type="dxa"/>
          </w:tcPr>
          <w:p w14:paraId="558831BB" w14:textId="77777777" w:rsidR="0061240B" w:rsidRDefault="00277D37" w:rsidP="00DF3331">
            <w:r>
              <w:t>DT</w:t>
            </w:r>
          </w:p>
        </w:tc>
      </w:tr>
      <w:tr w:rsidR="00D74065" w:rsidRPr="00F9181E" w14:paraId="2BC2842D"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4EC887A0" w14:textId="77777777" w:rsidR="00D74065" w:rsidRDefault="00D74065" w:rsidP="00DF3331">
            <w:r>
              <w:t>04.05.2012</w:t>
            </w:r>
          </w:p>
        </w:tc>
        <w:tc>
          <w:tcPr>
            <w:tcW w:w="993" w:type="dxa"/>
          </w:tcPr>
          <w:p w14:paraId="7E07E122" w14:textId="77777777" w:rsidR="00D74065" w:rsidRDefault="00D74065" w:rsidP="00587539">
            <w:r>
              <w:t>1.23</w:t>
            </w:r>
          </w:p>
        </w:tc>
        <w:tc>
          <w:tcPr>
            <w:tcW w:w="4674" w:type="dxa"/>
          </w:tcPr>
          <w:p w14:paraId="0F54D7A8" w14:textId="77777777" w:rsidR="00D74065" w:rsidRDefault="00D74065" w:rsidP="00BB4CF3">
            <w:r>
              <w:t>Korrekturen von Herrn Heinzmann</w:t>
            </w:r>
          </w:p>
        </w:tc>
        <w:tc>
          <w:tcPr>
            <w:tcW w:w="2303" w:type="dxa"/>
          </w:tcPr>
          <w:p w14:paraId="44E1F6B6" w14:textId="77777777" w:rsidR="00D74065" w:rsidRDefault="00D74065" w:rsidP="00DF3331">
            <w:r>
              <w:t>CH</w:t>
            </w:r>
          </w:p>
        </w:tc>
      </w:tr>
      <w:tr w:rsidR="008D119B" w:rsidRPr="00F9181E" w14:paraId="7F982E0E"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605586F1" w14:textId="77777777" w:rsidR="008D119B" w:rsidRDefault="008D119B" w:rsidP="00DF3331">
            <w:r>
              <w:t>06.05.2012</w:t>
            </w:r>
          </w:p>
        </w:tc>
        <w:tc>
          <w:tcPr>
            <w:tcW w:w="993" w:type="dxa"/>
          </w:tcPr>
          <w:p w14:paraId="4C26A829" w14:textId="77777777" w:rsidR="008D119B" w:rsidRDefault="008D119B" w:rsidP="00587539">
            <w:r>
              <w:t>1.24</w:t>
            </w:r>
          </w:p>
        </w:tc>
        <w:tc>
          <w:tcPr>
            <w:tcW w:w="4674" w:type="dxa"/>
          </w:tcPr>
          <w:p w14:paraId="020E1A38" w14:textId="77777777" w:rsidR="008D119B" w:rsidRDefault="008D119B" w:rsidP="00BB4CF3">
            <w:r>
              <w:t>Review</w:t>
            </w:r>
            <w:r w:rsidR="00E72FFC">
              <w:t xml:space="preserve"> Korrekturen</w:t>
            </w:r>
          </w:p>
        </w:tc>
        <w:tc>
          <w:tcPr>
            <w:tcW w:w="2303" w:type="dxa"/>
          </w:tcPr>
          <w:p w14:paraId="72108A57" w14:textId="77777777" w:rsidR="008D119B" w:rsidRDefault="008D119B" w:rsidP="00DF3331">
            <w:r>
              <w:t>DT</w:t>
            </w:r>
          </w:p>
        </w:tc>
      </w:tr>
      <w:tr w:rsidR="00926F1F" w:rsidRPr="00F9181E" w14:paraId="0544F553"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0C2BC8FF" w14:textId="77777777" w:rsidR="00926F1F" w:rsidRDefault="00926F1F" w:rsidP="00DF3331">
            <w:r>
              <w:t>24.05.2012</w:t>
            </w:r>
          </w:p>
        </w:tc>
        <w:tc>
          <w:tcPr>
            <w:tcW w:w="993" w:type="dxa"/>
          </w:tcPr>
          <w:p w14:paraId="06CAA67F" w14:textId="77777777" w:rsidR="00926F1F" w:rsidRDefault="00926F1F" w:rsidP="00587539">
            <w:r>
              <w:t>1.25</w:t>
            </w:r>
          </w:p>
        </w:tc>
        <w:tc>
          <w:tcPr>
            <w:tcW w:w="4674" w:type="dxa"/>
          </w:tcPr>
          <w:p w14:paraId="27621108" w14:textId="77777777" w:rsidR="00926F1F" w:rsidRDefault="00926F1F" w:rsidP="00BB4CF3">
            <w:r>
              <w:t>Stakeholderanalyse</w:t>
            </w:r>
          </w:p>
        </w:tc>
        <w:tc>
          <w:tcPr>
            <w:tcW w:w="2303" w:type="dxa"/>
          </w:tcPr>
          <w:p w14:paraId="783430E7" w14:textId="77777777" w:rsidR="00926F1F" w:rsidRDefault="00926F1F" w:rsidP="00DF3331">
            <w:r>
              <w:t>DT</w:t>
            </w:r>
          </w:p>
        </w:tc>
      </w:tr>
      <w:tr w:rsidR="00B80A3B" w:rsidRPr="00F9181E" w14:paraId="508249AC"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418417BE" w14:textId="77777777" w:rsidR="00B80A3B" w:rsidRDefault="00B80A3B" w:rsidP="00DF3331">
            <w:r>
              <w:t>24.05.2012</w:t>
            </w:r>
          </w:p>
        </w:tc>
        <w:tc>
          <w:tcPr>
            <w:tcW w:w="993" w:type="dxa"/>
          </w:tcPr>
          <w:p w14:paraId="038F9C68" w14:textId="77777777" w:rsidR="00B80A3B" w:rsidRDefault="00B80A3B" w:rsidP="00587539">
            <w:r>
              <w:t>1.26</w:t>
            </w:r>
          </w:p>
        </w:tc>
        <w:tc>
          <w:tcPr>
            <w:tcW w:w="4674" w:type="dxa"/>
          </w:tcPr>
          <w:p w14:paraId="37700717" w14:textId="77777777" w:rsidR="00B80A3B" w:rsidRDefault="00B80A3B" w:rsidP="00BB4CF3">
            <w:r>
              <w:t>Review Korrekturen Markus Stolze</w:t>
            </w:r>
          </w:p>
        </w:tc>
        <w:tc>
          <w:tcPr>
            <w:tcW w:w="2303" w:type="dxa"/>
          </w:tcPr>
          <w:p w14:paraId="5FCCD7DE" w14:textId="77777777" w:rsidR="00B80A3B" w:rsidRDefault="00B80A3B" w:rsidP="00DF3331">
            <w:r>
              <w:t>DT</w:t>
            </w:r>
          </w:p>
        </w:tc>
      </w:tr>
      <w:tr w:rsidR="00D657D5" w:rsidRPr="00F9181E" w14:paraId="6E616D84" w14:textId="77777777" w:rsidTr="00C96B5F">
        <w:trPr>
          <w:cnfStyle w:val="000000100000" w:firstRow="0" w:lastRow="0" w:firstColumn="0" w:lastColumn="0" w:oddVBand="0" w:evenVBand="0" w:oddHBand="1" w:evenHBand="0" w:firstRowFirstColumn="0" w:firstRowLastColumn="0" w:lastRowFirstColumn="0" w:lastRowLastColumn="0"/>
        </w:trPr>
        <w:tc>
          <w:tcPr>
            <w:tcW w:w="1280" w:type="dxa"/>
          </w:tcPr>
          <w:p w14:paraId="31512626" w14:textId="77777777" w:rsidR="00D657D5" w:rsidRDefault="00D657D5" w:rsidP="00C96B5F">
            <w:r>
              <w:t>28.05.2012</w:t>
            </w:r>
          </w:p>
        </w:tc>
        <w:tc>
          <w:tcPr>
            <w:tcW w:w="993" w:type="dxa"/>
          </w:tcPr>
          <w:p w14:paraId="11315168" w14:textId="77777777" w:rsidR="00D657D5" w:rsidRDefault="00D657D5" w:rsidP="00C96B5F">
            <w:r>
              <w:t>1.28</w:t>
            </w:r>
          </w:p>
        </w:tc>
        <w:tc>
          <w:tcPr>
            <w:tcW w:w="4674" w:type="dxa"/>
          </w:tcPr>
          <w:p w14:paraId="2C0CAED7" w14:textId="77777777" w:rsidR="00D657D5" w:rsidRDefault="00D657D5" w:rsidP="00C96B5F">
            <w:r w:rsidRPr="007F6621">
              <w:t>Konkurrenzanalyse und ähnliche Arbeiten</w:t>
            </w:r>
          </w:p>
        </w:tc>
        <w:tc>
          <w:tcPr>
            <w:tcW w:w="2303" w:type="dxa"/>
          </w:tcPr>
          <w:p w14:paraId="7D9C4073" w14:textId="77777777" w:rsidR="00D657D5" w:rsidRDefault="00D657D5" w:rsidP="00C96B5F">
            <w:r>
              <w:t>LE</w:t>
            </w:r>
          </w:p>
        </w:tc>
      </w:tr>
      <w:tr w:rsidR="00C81080" w:rsidRPr="00F9181E" w14:paraId="1FB79E73" w14:textId="77777777" w:rsidTr="00C96B5F">
        <w:trPr>
          <w:cnfStyle w:val="000000010000" w:firstRow="0" w:lastRow="0" w:firstColumn="0" w:lastColumn="0" w:oddVBand="0" w:evenVBand="0" w:oddHBand="0" w:evenHBand="1" w:firstRowFirstColumn="0" w:firstRowLastColumn="0" w:lastRowFirstColumn="0" w:lastRowLastColumn="0"/>
        </w:trPr>
        <w:tc>
          <w:tcPr>
            <w:tcW w:w="1280" w:type="dxa"/>
          </w:tcPr>
          <w:p w14:paraId="2AB356F8" w14:textId="77777777" w:rsidR="00C81080" w:rsidRDefault="00C81080" w:rsidP="00C96B5F">
            <w:r>
              <w:t>29.05.2.12</w:t>
            </w:r>
          </w:p>
        </w:tc>
        <w:tc>
          <w:tcPr>
            <w:tcW w:w="993" w:type="dxa"/>
          </w:tcPr>
          <w:p w14:paraId="3D1C1EDE" w14:textId="77777777" w:rsidR="00C81080" w:rsidRDefault="00C81080" w:rsidP="00C96B5F">
            <w:r>
              <w:t>1.29</w:t>
            </w:r>
          </w:p>
        </w:tc>
        <w:tc>
          <w:tcPr>
            <w:tcW w:w="4674" w:type="dxa"/>
          </w:tcPr>
          <w:p w14:paraId="7AD8FC04" w14:textId="77777777" w:rsidR="00C81080" w:rsidRPr="007F6621" w:rsidRDefault="00C81080" w:rsidP="0064314C">
            <w:r>
              <w:t>Review Stakeholder</w:t>
            </w:r>
            <w:r w:rsidR="0064314C">
              <w:t>analyse</w:t>
            </w:r>
          </w:p>
        </w:tc>
        <w:tc>
          <w:tcPr>
            <w:tcW w:w="2303" w:type="dxa"/>
          </w:tcPr>
          <w:p w14:paraId="71492FB1" w14:textId="77777777" w:rsidR="00C81080" w:rsidRDefault="00C81080" w:rsidP="00C96B5F">
            <w:r>
              <w:t>CH</w:t>
            </w:r>
          </w:p>
        </w:tc>
      </w:tr>
      <w:tr w:rsidR="00BD179D" w:rsidRPr="00F9181E" w14:paraId="56BBE4A0" w14:textId="77777777" w:rsidTr="00C96B5F">
        <w:trPr>
          <w:cnfStyle w:val="000000100000" w:firstRow="0" w:lastRow="0" w:firstColumn="0" w:lastColumn="0" w:oddVBand="0" w:evenVBand="0" w:oddHBand="1" w:evenHBand="0" w:firstRowFirstColumn="0" w:firstRowLastColumn="0" w:lastRowFirstColumn="0" w:lastRowLastColumn="0"/>
        </w:trPr>
        <w:tc>
          <w:tcPr>
            <w:tcW w:w="1280" w:type="dxa"/>
          </w:tcPr>
          <w:p w14:paraId="62467313" w14:textId="77777777" w:rsidR="00BD179D" w:rsidRDefault="00BD179D" w:rsidP="00C96B5F">
            <w:r>
              <w:t>29.05.2012</w:t>
            </w:r>
          </w:p>
        </w:tc>
        <w:tc>
          <w:tcPr>
            <w:tcW w:w="993" w:type="dxa"/>
          </w:tcPr>
          <w:p w14:paraId="43B97CD0" w14:textId="77777777" w:rsidR="00BD179D" w:rsidRDefault="00BD179D" w:rsidP="00C96B5F">
            <w:r>
              <w:t>1.30</w:t>
            </w:r>
          </w:p>
        </w:tc>
        <w:tc>
          <w:tcPr>
            <w:tcW w:w="4674" w:type="dxa"/>
          </w:tcPr>
          <w:p w14:paraId="3DF61A65" w14:textId="77777777" w:rsidR="00BD179D" w:rsidRDefault="00BD179D" w:rsidP="00C96B5F">
            <w:r>
              <w:t>Review Konkurrenzanalyse</w:t>
            </w:r>
          </w:p>
        </w:tc>
        <w:tc>
          <w:tcPr>
            <w:tcW w:w="2303" w:type="dxa"/>
          </w:tcPr>
          <w:p w14:paraId="255F5E93" w14:textId="77777777" w:rsidR="00BD179D" w:rsidRDefault="00BD179D" w:rsidP="00C96B5F">
            <w:r>
              <w:t>DT</w:t>
            </w:r>
          </w:p>
        </w:tc>
      </w:tr>
    </w:tbl>
    <w:p w14:paraId="013EA2F3" w14:textId="77777777" w:rsidR="009562ED" w:rsidRDefault="009562ED" w:rsidP="009562ED"/>
    <w:p w14:paraId="5AFDE911" w14:textId="77777777" w:rsidR="009562ED" w:rsidRDefault="009562ED">
      <w:pPr>
        <w:rPr>
          <w:rFonts w:asciiTheme="majorHAnsi" w:hAnsiTheme="majorHAnsi"/>
          <w:b/>
          <w:color w:val="FFFFFF" w:themeColor="background1"/>
          <w:spacing w:val="15"/>
          <w:sz w:val="24"/>
          <w:szCs w:val="22"/>
        </w:rPr>
      </w:pPr>
      <w:r>
        <w:br w:type="page"/>
      </w:r>
    </w:p>
    <w:p w14:paraId="59E31222" w14:textId="77777777" w:rsidR="00402E1C" w:rsidRDefault="00AF111F" w:rsidP="0047585F">
      <w:pPr>
        <w:pStyle w:val="Heading3"/>
      </w:pPr>
      <w:bookmarkStart w:id="4" w:name="_Toc320601244"/>
      <w:r>
        <w:lastRenderedPageBreak/>
        <w:t>Vision</w:t>
      </w:r>
      <w:bookmarkEnd w:id="4"/>
    </w:p>
    <w:p w14:paraId="773B894D" w14:textId="77777777"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14:paraId="420F3ED7" w14:textId="77777777"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t>
      </w:r>
      <w:commentRangeStart w:id="5"/>
      <w:r w:rsidR="00E03728">
        <w:t xml:space="preserve">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w:t>
      </w:r>
      <w:commentRangeEnd w:id="5"/>
      <w:r w:rsidR="00C96B5F">
        <w:rPr>
          <w:rStyle w:val="CommentReference"/>
        </w:rPr>
        <w:commentReference w:id="5"/>
      </w:r>
      <w:r w:rsidR="00075900">
        <w:t>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14:paraId="5DEA9F49" w14:textId="77777777"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14:paraId="0CEDA3EA" w14:textId="77777777" w:rsidR="00875EA7" w:rsidRDefault="008D0FE7" w:rsidP="00623750">
      <w:r>
        <w:t xml:space="preserve">Die imposante Grösse der </w:t>
      </w:r>
      <w:r w:rsidR="0002741D">
        <w:t>Videowall</w:t>
      </w:r>
      <w:ins w:id="6" w:author="Markus Stolze" w:date="2012-06-07T09:17:00Z">
        <w:r w:rsidR="00C96B5F">
          <w:t>, deren Leuchkraft und die Bewegung auf der Wand</w:t>
        </w:r>
      </w:ins>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Diese Anwendung wurde durch den Au</w:t>
      </w:r>
      <w:r w:rsidR="00926F1F">
        <w:t>f</w:t>
      </w:r>
      <w:r w:rsidR="00C514B3">
        <w:t xml:space="preserve">traggeber als Startpunkt für die Nutzung der Video-Wall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ungezoomte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14:paraId="13B60D2B" w14:textId="77777777" w:rsidR="008D0FE7" w:rsidRDefault="00894578" w:rsidP="00AB02F2">
      <w:commentRangeStart w:id="7"/>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commentRangeEnd w:id="7"/>
      <w:r w:rsidR="00252708">
        <w:rPr>
          <w:rStyle w:val="CommentReference"/>
        </w:rPr>
        <w:commentReference w:id="7"/>
      </w:r>
    </w:p>
    <w:p w14:paraId="4A23F733" w14:textId="77777777"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14:paraId="60CF2B6E" w14:textId="77777777"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14:paraId="06C1F4E1" w14:textId="77777777" w:rsidR="00EF05C5" w:rsidRDefault="00EF05C5">
      <w:pPr>
        <w:rPr>
          <w:rFonts w:asciiTheme="majorHAnsi" w:hAnsiTheme="majorHAnsi"/>
          <w:b/>
          <w:color w:val="FFFFFF" w:themeColor="background1"/>
          <w:spacing w:val="15"/>
          <w:sz w:val="24"/>
          <w:szCs w:val="22"/>
        </w:rPr>
      </w:pPr>
      <w:bookmarkStart w:id="8" w:name="_Ref318973523"/>
      <w:r>
        <w:br w:type="page"/>
      </w:r>
    </w:p>
    <w:p w14:paraId="59DC0E04" w14:textId="77777777" w:rsidR="00D400BD" w:rsidRDefault="008A36ED" w:rsidP="0047585F">
      <w:pPr>
        <w:pStyle w:val="Heading3"/>
      </w:pPr>
      <w:bookmarkStart w:id="9" w:name="_Toc320601245"/>
      <w:r>
        <w:lastRenderedPageBreak/>
        <w:t>Gebäude der HSR</w:t>
      </w:r>
      <w:bookmarkEnd w:id="8"/>
      <w:bookmarkEnd w:id="9"/>
    </w:p>
    <w:p w14:paraId="6A1284B8" w14:textId="77777777"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14:paraId="637A7BCE" w14:textId="77777777"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72D651" wp14:editId="7594DBA2">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10">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14:paraId="6CEC7C6D" w14:textId="77777777" w:rsidR="00D400BD" w:rsidRDefault="00D400BD" w:rsidP="008A36ED">
      <w:pPr>
        <w:pStyle w:val="ListParagraph"/>
        <w:numPr>
          <w:ilvl w:val="0"/>
          <w:numId w:val="15"/>
        </w:numPr>
        <w:ind w:firstLine="2904"/>
      </w:pPr>
      <w:r>
        <w:t>Laborgebäude</w:t>
      </w:r>
    </w:p>
    <w:p w14:paraId="476E65B2" w14:textId="77777777" w:rsidR="00D400BD" w:rsidRDefault="00D400BD" w:rsidP="008A36ED">
      <w:pPr>
        <w:pStyle w:val="ListParagraph"/>
        <w:numPr>
          <w:ilvl w:val="0"/>
          <w:numId w:val="15"/>
        </w:numPr>
        <w:ind w:firstLine="2904"/>
      </w:pPr>
      <w:r>
        <w:t>Hörsaalgebäude</w:t>
      </w:r>
    </w:p>
    <w:p w14:paraId="7140407E" w14:textId="77777777" w:rsidR="00D400BD" w:rsidRDefault="00D400BD" w:rsidP="008A36ED">
      <w:pPr>
        <w:pStyle w:val="ListParagraph"/>
        <w:numPr>
          <w:ilvl w:val="0"/>
          <w:numId w:val="15"/>
        </w:numPr>
        <w:ind w:firstLine="2904"/>
      </w:pPr>
      <w:commentRangeStart w:id="10"/>
      <w:r>
        <w:t>Verwaltungsgebäude / Aula /</w:t>
      </w:r>
      <w:r w:rsidR="001B6C1B">
        <w:t xml:space="preserve"> </w:t>
      </w:r>
      <w:r>
        <w:t>Hochschuldienste</w:t>
      </w:r>
      <w:commentRangeEnd w:id="10"/>
      <w:r w:rsidR="00252708">
        <w:rPr>
          <w:rStyle w:val="CommentReference"/>
        </w:rPr>
        <w:commentReference w:id="10"/>
      </w:r>
    </w:p>
    <w:p w14:paraId="48F71204" w14:textId="77777777" w:rsidR="00D400BD" w:rsidRDefault="00D400BD" w:rsidP="008A36ED">
      <w:pPr>
        <w:pStyle w:val="ListParagraph"/>
        <w:numPr>
          <w:ilvl w:val="0"/>
          <w:numId w:val="15"/>
        </w:numPr>
        <w:ind w:firstLine="2904"/>
      </w:pPr>
      <w:r>
        <w:t>Foyergebäude</w:t>
      </w:r>
    </w:p>
    <w:p w14:paraId="497B0130" w14:textId="77777777" w:rsidR="00D400BD" w:rsidRDefault="00D400BD" w:rsidP="008A36ED">
      <w:pPr>
        <w:pStyle w:val="ListParagraph"/>
        <w:numPr>
          <w:ilvl w:val="0"/>
          <w:numId w:val="15"/>
        </w:numPr>
        <w:ind w:firstLine="2904"/>
      </w:pPr>
      <w:r>
        <w:t>Schulgebäude See</w:t>
      </w:r>
    </w:p>
    <w:p w14:paraId="0EE97132" w14:textId="77777777" w:rsidR="00D400BD" w:rsidRDefault="00D400BD" w:rsidP="008A36ED">
      <w:pPr>
        <w:pStyle w:val="ListParagraph"/>
        <w:numPr>
          <w:ilvl w:val="0"/>
          <w:numId w:val="15"/>
        </w:numPr>
        <w:ind w:firstLine="2904"/>
      </w:pPr>
      <w:r>
        <w:t>Pavillons</w:t>
      </w:r>
    </w:p>
    <w:p w14:paraId="2CA84E14" w14:textId="77777777" w:rsidR="008A36ED" w:rsidRDefault="008A36ED" w:rsidP="008A36ED"/>
    <w:p w14:paraId="4FC8109C" w14:textId="77777777" w:rsidR="008A36ED" w:rsidRDefault="008A36ED" w:rsidP="008A36ED"/>
    <w:p w14:paraId="4932051E" w14:textId="77777777" w:rsidR="008A36ED" w:rsidRDefault="008A36ED" w:rsidP="008A36ED"/>
    <w:p w14:paraId="1EFB1E93" w14:textId="77777777" w:rsidR="008A36ED" w:rsidRDefault="008A36ED" w:rsidP="008A36ED"/>
    <w:p w14:paraId="22D0BC9B" w14:textId="77777777" w:rsidR="008A36ED" w:rsidRDefault="008A36ED" w:rsidP="008A36ED"/>
    <w:p w14:paraId="3CE0398F" w14:textId="77777777" w:rsidR="008A36ED" w:rsidRDefault="008A36ED" w:rsidP="008A36ED"/>
    <w:p w14:paraId="010D0615" w14:textId="77777777" w:rsidR="008A36ED" w:rsidRDefault="008A36ED" w:rsidP="008A36ED">
      <w:pPr>
        <w:pStyle w:val="Caption"/>
      </w:pPr>
    </w:p>
    <w:p w14:paraId="6BAF1304" w14:textId="77777777" w:rsidR="008A36ED" w:rsidRDefault="008A36ED" w:rsidP="008A36ED">
      <w:pPr>
        <w:pStyle w:val="Caption"/>
      </w:pPr>
      <w:r>
        <w:t xml:space="preserve">Abbildung </w:t>
      </w:r>
      <w:r w:rsidR="00D372CD">
        <w:fldChar w:fldCharType="begin"/>
      </w:r>
      <w:r w:rsidR="00D372CD">
        <w:instrText xml:space="preserve"> SEQ Abbildung \* ARABIC </w:instrText>
      </w:r>
      <w:r w:rsidR="00D372CD">
        <w:fldChar w:fldCharType="separate"/>
      </w:r>
      <w:r w:rsidR="00B42BA9">
        <w:rPr>
          <w:noProof/>
        </w:rPr>
        <w:t>1</w:t>
      </w:r>
      <w:r w:rsidR="00D372CD">
        <w:rPr>
          <w:noProof/>
        </w:rPr>
        <w:fldChar w:fldCharType="end"/>
      </w:r>
      <w:r>
        <w:t xml:space="preserve"> - Gebäude der HSR</w:t>
      </w:r>
      <w:r w:rsidR="00C02122">
        <w:t xml:space="preserve">, </w:t>
      </w:r>
      <w:r w:rsidR="009562ED">
        <w:t>Bildq</w:t>
      </w:r>
      <w:r w:rsidR="00C02122">
        <w:t>uelle: www.hsr.ch</w:t>
      </w:r>
    </w:p>
    <w:p w14:paraId="367973EB" w14:textId="77777777" w:rsidR="0011728F" w:rsidRDefault="008415DB" w:rsidP="00564D55">
      <w:pPr>
        <w:pStyle w:val="Heading3"/>
      </w:pPr>
      <w:r>
        <w:t xml:space="preserve">Initiale </w:t>
      </w:r>
      <w:r w:rsidR="0011728F">
        <w:t>Stakeholderanalyse</w:t>
      </w:r>
    </w:p>
    <w:p w14:paraId="6C60E04D" w14:textId="77777777"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14:paraId="5B89D352" w14:textId="77777777"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14:paraId="0E3CA14D" w14:textId="77777777" w:rsidTr="00E25503">
        <w:trPr>
          <w:cnfStyle w:val="100000000000" w:firstRow="1" w:lastRow="0" w:firstColumn="0" w:lastColumn="0" w:oddVBand="0" w:evenVBand="0" w:oddHBand="0" w:evenHBand="0" w:firstRowFirstColumn="0" w:firstRowLastColumn="0" w:lastRowFirstColumn="0" w:lastRowLastColumn="0"/>
        </w:trPr>
        <w:tc>
          <w:tcPr>
            <w:tcW w:w="1668" w:type="dxa"/>
          </w:tcPr>
          <w:p w14:paraId="517CD99D" w14:textId="77777777" w:rsidR="00735B88" w:rsidRDefault="00735B88" w:rsidP="00735B88">
            <w:r>
              <w:t>Kategorie</w:t>
            </w:r>
          </w:p>
        </w:tc>
        <w:tc>
          <w:tcPr>
            <w:tcW w:w="2409" w:type="dxa"/>
          </w:tcPr>
          <w:p w14:paraId="3DB53A4C" w14:textId="77777777" w:rsidR="00735B88" w:rsidRDefault="00735B88" w:rsidP="00735B88">
            <w:r>
              <w:t>Projekt-Stakeholder</w:t>
            </w:r>
          </w:p>
        </w:tc>
        <w:tc>
          <w:tcPr>
            <w:tcW w:w="5211" w:type="dxa"/>
          </w:tcPr>
          <w:p w14:paraId="6C8A3C6A" w14:textId="77777777" w:rsidR="00735B88" w:rsidRDefault="00735B88" w:rsidP="00735B88">
            <w:r>
              <w:t>Interess</w:t>
            </w:r>
            <w:r w:rsidR="00147666">
              <w:t>e(n) des Stakeholders</w:t>
            </w:r>
          </w:p>
        </w:tc>
      </w:tr>
      <w:tr w:rsidR="00735B88" w:rsidRPr="00225C88" w14:paraId="1D040D59" w14:textId="77777777"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14:paraId="4704C4F0" w14:textId="77777777" w:rsidR="00735B88" w:rsidRPr="00225C88" w:rsidRDefault="00735B88" w:rsidP="00735B88">
            <w:pPr>
              <w:rPr>
                <w:i/>
              </w:rPr>
            </w:pPr>
            <w:r w:rsidRPr="00225C88">
              <w:rPr>
                <w:i/>
              </w:rPr>
              <w:t>sehr wichtig</w:t>
            </w:r>
          </w:p>
        </w:tc>
      </w:tr>
      <w:tr w:rsidR="00735B88" w14:paraId="43DEC340" w14:textId="77777777" w:rsidTr="00E25503">
        <w:trPr>
          <w:cnfStyle w:val="000000010000" w:firstRow="0" w:lastRow="0" w:firstColumn="0" w:lastColumn="0" w:oddVBand="0" w:evenVBand="0" w:oddHBand="0" w:evenHBand="1" w:firstRowFirstColumn="0" w:firstRowLastColumn="0" w:lastRowFirstColumn="0" w:lastRowLastColumn="0"/>
        </w:trPr>
        <w:tc>
          <w:tcPr>
            <w:tcW w:w="1668" w:type="dxa"/>
          </w:tcPr>
          <w:p w14:paraId="3F80C0DC" w14:textId="77777777" w:rsidR="00735B88" w:rsidRDefault="00735B88" w:rsidP="00735B88"/>
        </w:tc>
        <w:tc>
          <w:tcPr>
            <w:tcW w:w="2409" w:type="dxa"/>
          </w:tcPr>
          <w:p w14:paraId="4973943C" w14:textId="77777777" w:rsidR="00735B88" w:rsidRDefault="00735B88" w:rsidP="00735B88">
            <w:r w:rsidRPr="0011728F">
              <w:t>Markus</w:t>
            </w:r>
            <w:r>
              <w:t xml:space="preserve"> Stolze (Auftraggeber)</w:t>
            </w:r>
          </w:p>
        </w:tc>
        <w:tc>
          <w:tcPr>
            <w:tcW w:w="5211" w:type="dxa"/>
          </w:tcPr>
          <w:p w14:paraId="720A933E" w14:textId="77777777" w:rsidR="00735B88" w:rsidRDefault="00735B88" w:rsidP="00735B88">
            <w:pPr>
              <w:pStyle w:val="ListParagraph"/>
              <w:numPr>
                <w:ilvl w:val="1"/>
                <w:numId w:val="15"/>
              </w:numPr>
              <w:ind w:left="170" w:hanging="170"/>
            </w:pPr>
            <w:r>
              <w:t>Umsetzung und Erfolg des Projektes</w:t>
            </w:r>
          </w:p>
          <w:p w14:paraId="1ABF9C60" w14:textId="77777777" w:rsidR="00735B88" w:rsidRDefault="00735B88" w:rsidP="00735B88">
            <w:pPr>
              <w:pStyle w:val="ListParagraph"/>
              <w:numPr>
                <w:ilvl w:val="1"/>
                <w:numId w:val="15"/>
              </w:numPr>
              <w:ind w:left="170" w:hanging="170"/>
            </w:pPr>
            <w:r w:rsidRPr="00CD5863">
              <w:t>technische Machbarkeit</w:t>
            </w:r>
          </w:p>
        </w:tc>
      </w:tr>
      <w:tr w:rsidR="00735B88" w14:paraId="21471D34" w14:textId="77777777" w:rsidTr="00E25503">
        <w:trPr>
          <w:cnfStyle w:val="000000100000" w:firstRow="0" w:lastRow="0" w:firstColumn="0" w:lastColumn="0" w:oddVBand="0" w:evenVBand="0" w:oddHBand="1" w:evenHBand="0" w:firstRowFirstColumn="0" w:firstRowLastColumn="0" w:lastRowFirstColumn="0" w:lastRowLastColumn="0"/>
        </w:trPr>
        <w:tc>
          <w:tcPr>
            <w:tcW w:w="1668" w:type="dxa"/>
          </w:tcPr>
          <w:p w14:paraId="53F546D0" w14:textId="77777777" w:rsidR="00735B88" w:rsidRDefault="00735B88" w:rsidP="00735B88"/>
        </w:tc>
        <w:tc>
          <w:tcPr>
            <w:tcW w:w="2409" w:type="dxa"/>
          </w:tcPr>
          <w:p w14:paraId="03AA8E3B" w14:textId="77777777" w:rsidR="00735B88" w:rsidRDefault="00735B88" w:rsidP="00735B88">
            <w:r w:rsidRPr="0011728F">
              <w:t>Entscheidungsgremium</w:t>
            </w:r>
          </w:p>
        </w:tc>
        <w:tc>
          <w:tcPr>
            <w:tcW w:w="5211" w:type="dxa"/>
          </w:tcPr>
          <w:p w14:paraId="411F19CB" w14:textId="77777777" w:rsidR="00735B88" w:rsidRDefault="00735B88" w:rsidP="00735B88">
            <w:pPr>
              <w:pStyle w:val="ListParagraph"/>
              <w:numPr>
                <w:ilvl w:val="1"/>
                <w:numId w:val="15"/>
              </w:numPr>
              <w:ind w:left="170" w:hanging="170"/>
            </w:pPr>
            <w:r>
              <w:t>neue Technologie/Fortschritt/Wissen an der HSR demonstrieren</w:t>
            </w:r>
          </w:p>
          <w:p w14:paraId="612D489A" w14:textId="77777777"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14:paraId="37549BD3" w14:textId="77777777" w:rsidTr="00E25503">
        <w:trPr>
          <w:cnfStyle w:val="000000010000" w:firstRow="0" w:lastRow="0" w:firstColumn="0" w:lastColumn="0" w:oddVBand="0" w:evenVBand="0" w:oddHBand="0" w:evenHBand="1" w:firstRowFirstColumn="0" w:firstRowLastColumn="0" w:lastRowFirstColumn="0" w:lastRowLastColumn="0"/>
        </w:trPr>
        <w:tc>
          <w:tcPr>
            <w:tcW w:w="1668" w:type="dxa"/>
          </w:tcPr>
          <w:p w14:paraId="403824E3" w14:textId="77777777" w:rsidR="00735B88" w:rsidRDefault="00735B88" w:rsidP="00735B88"/>
        </w:tc>
        <w:tc>
          <w:tcPr>
            <w:tcW w:w="2409" w:type="dxa"/>
          </w:tcPr>
          <w:p w14:paraId="44EBFFDE" w14:textId="77777777" w:rsidR="00735B88" w:rsidRDefault="00735B88" w:rsidP="00735B88">
            <w:r w:rsidRPr="0011728F">
              <w:t>I</w:t>
            </w:r>
            <w:r>
              <w:t>nstitut für Software (I</w:t>
            </w:r>
            <w:r w:rsidRPr="0011728F">
              <w:t>FS</w:t>
            </w:r>
            <w:r>
              <w:t>)</w:t>
            </w:r>
          </w:p>
        </w:tc>
        <w:tc>
          <w:tcPr>
            <w:tcW w:w="5211" w:type="dxa"/>
          </w:tcPr>
          <w:p w14:paraId="2CC3B49A" w14:textId="77777777" w:rsidR="00735B88" w:rsidRDefault="00735B88" w:rsidP="00735B88">
            <w:pPr>
              <w:pStyle w:val="ListParagraph"/>
              <w:numPr>
                <w:ilvl w:val="1"/>
                <w:numId w:val="15"/>
              </w:numPr>
              <w:ind w:left="170" w:hanging="170"/>
            </w:pPr>
            <w:r>
              <w:t>Nutzung der neuen Technologie für Arbeiten/Projekte</w:t>
            </w:r>
          </w:p>
          <w:p w14:paraId="6AF44053" w14:textId="77777777" w:rsidR="00735B88" w:rsidRDefault="00735B88" w:rsidP="00735B88">
            <w:pPr>
              <w:pStyle w:val="ListParagraph"/>
              <w:keepNext/>
              <w:numPr>
                <w:ilvl w:val="1"/>
                <w:numId w:val="15"/>
              </w:numPr>
              <w:ind w:left="170" w:hanging="170"/>
            </w:pPr>
            <w:r>
              <w:t>Weiterentwicklung des bestehenden Projektes</w:t>
            </w:r>
          </w:p>
        </w:tc>
      </w:tr>
    </w:tbl>
    <w:p w14:paraId="43EAC83E" w14:textId="77777777" w:rsidR="00735B88" w:rsidRDefault="00735B88" w:rsidP="00735B88">
      <w:pPr>
        <w:pStyle w:val="Caption"/>
      </w:pPr>
      <w:bookmarkStart w:id="11" w:name="_Ref325986710"/>
      <w:r>
        <w:t xml:space="preserve">Tabelle </w:t>
      </w:r>
      <w:r w:rsidR="00D372CD">
        <w:fldChar w:fldCharType="begin"/>
      </w:r>
      <w:r w:rsidR="00D372CD">
        <w:instrText xml:space="preserve"> SEQ Tabelle \* ARABIC </w:instrText>
      </w:r>
      <w:r w:rsidR="00D372CD">
        <w:fldChar w:fldCharType="separate"/>
      </w:r>
      <w:r>
        <w:rPr>
          <w:noProof/>
        </w:rPr>
        <w:t>1</w:t>
      </w:r>
      <w:r w:rsidR="00D372CD">
        <w:rPr>
          <w:noProof/>
        </w:rPr>
        <w:fldChar w:fldCharType="end"/>
      </w:r>
      <w:r>
        <w:t xml:space="preserve"> - </w:t>
      </w:r>
      <w:r w:rsidRPr="0057494F">
        <w:t>Initiale Stakeholderanalyse, Projekt-Stakeholder</w:t>
      </w:r>
      <w:bookmarkEnd w:id="11"/>
    </w:p>
    <w:p w14:paraId="2110BD27" w14:textId="77777777"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14:paraId="1A3557B6" w14:textId="77777777" w:rsidR="00B23067" w:rsidRDefault="00B23067" w:rsidP="00B23067">
      <w:pPr>
        <w:pStyle w:val="ListParagraph"/>
        <w:numPr>
          <w:ilvl w:val="0"/>
          <w:numId w:val="30"/>
        </w:numPr>
      </w:pPr>
      <w:r>
        <w:t>Einstufung als sehr wichtig:</w:t>
      </w:r>
    </w:p>
    <w:p w14:paraId="0B72B318" w14:textId="77777777" w:rsidR="00B23067" w:rsidRDefault="00B23067" w:rsidP="00B23067">
      <w:pPr>
        <w:pStyle w:val="ListParagraph"/>
        <w:numPr>
          <w:ilvl w:val="1"/>
          <w:numId w:val="30"/>
        </w:numPr>
      </w:pPr>
      <w:r>
        <w:t>Stakeholder Markus</w:t>
      </w:r>
      <w:r w:rsidR="00F34E2D">
        <w:t xml:space="preserve"> Stolze: Er ist der Auftraggeber</w:t>
      </w:r>
      <w:r>
        <w:t>.</w:t>
      </w:r>
    </w:p>
    <w:p w14:paraId="4A4D4841" w14:textId="77777777"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14:paraId="11D9C9B8" w14:textId="77777777"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14:paraId="63BA49B1" w14:textId="77777777" w:rsidTr="00E25503">
        <w:trPr>
          <w:cnfStyle w:val="100000000000" w:firstRow="1" w:lastRow="0" w:firstColumn="0" w:lastColumn="0" w:oddVBand="0" w:evenVBand="0" w:oddHBand="0" w:evenHBand="0" w:firstRowFirstColumn="0" w:firstRowLastColumn="0" w:lastRowFirstColumn="0" w:lastRowLastColumn="0"/>
        </w:trPr>
        <w:tc>
          <w:tcPr>
            <w:tcW w:w="1668" w:type="dxa"/>
          </w:tcPr>
          <w:p w14:paraId="6B1C6518" w14:textId="77777777" w:rsidR="00592B88" w:rsidRDefault="00592B88" w:rsidP="00D20877">
            <w:r>
              <w:t>Kategorie</w:t>
            </w:r>
          </w:p>
        </w:tc>
        <w:tc>
          <w:tcPr>
            <w:tcW w:w="2409" w:type="dxa"/>
          </w:tcPr>
          <w:p w14:paraId="3B5F2DF9" w14:textId="77777777" w:rsidR="00592B88" w:rsidRDefault="00735B88" w:rsidP="00D20877">
            <w:r>
              <w:t>Produkt-</w:t>
            </w:r>
            <w:r w:rsidR="00592B88">
              <w:t>Stakeholder</w:t>
            </w:r>
          </w:p>
        </w:tc>
        <w:tc>
          <w:tcPr>
            <w:tcW w:w="5211" w:type="dxa"/>
          </w:tcPr>
          <w:p w14:paraId="4D7384CB" w14:textId="77777777" w:rsidR="00592B88" w:rsidRDefault="00592B88" w:rsidP="00735B88">
            <w:r>
              <w:t>Interess</w:t>
            </w:r>
            <w:r w:rsidR="00147666">
              <w:t>e(n) des Stakeholders</w:t>
            </w:r>
          </w:p>
        </w:tc>
      </w:tr>
      <w:tr w:rsidR="00592B88" w:rsidRPr="00225C88" w14:paraId="219C7024" w14:textId="77777777"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14:paraId="7CAA055B" w14:textId="77777777" w:rsidR="00592B88" w:rsidRPr="00225C88" w:rsidRDefault="00592B88" w:rsidP="00735B88">
            <w:pPr>
              <w:rPr>
                <w:i/>
              </w:rPr>
            </w:pPr>
            <w:r w:rsidRPr="00225C88">
              <w:rPr>
                <w:i/>
              </w:rPr>
              <w:t>sehr wichtig</w:t>
            </w:r>
          </w:p>
        </w:tc>
      </w:tr>
      <w:tr w:rsidR="00592B88" w14:paraId="5FDE0BC1" w14:textId="77777777" w:rsidTr="00E25503">
        <w:trPr>
          <w:cnfStyle w:val="000000010000" w:firstRow="0" w:lastRow="0" w:firstColumn="0" w:lastColumn="0" w:oddVBand="0" w:evenVBand="0" w:oddHBand="0" w:evenHBand="1" w:firstRowFirstColumn="0" w:firstRowLastColumn="0" w:lastRowFirstColumn="0" w:lastRowLastColumn="0"/>
        </w:trPr>
        <w:tc>
          <w:tcPr>
            <w:tcW w:w="1668" w:type="dxa"/>
          </w:tcPr>
          <w:p w14:paraId="0986E721" w14:textId="77777777" w:rsidR="00592B88" w:rsidRDefault="00592B88" w:rsidP="00735B88"/>
        </w:tc>
        <w:tc>
          <w:tcPr>
            <w:tcW w:w="2409" w:type="dxa"/>
          </w:tcPr>
          <w:p w14:paraId="175D8C7F" w14:textId="77777777" w:rsidR="00592B88" w:rsidRDefault="00592B88" w:rsidP="00735B88">
            <w:r w:rsidRPr="0011728F">
              <w:t>Studenten</w:t>
            </w:r>
          </w:p>
        </w:tc>
        <w:tc>
          <w:tcPr>
            <w:tcW w:w="5211" w:type="dxa"/>
          </w:tcPr>
          <w:p w14:paraId="7AE39DC1" w14:textId="77777777" w:rsidR="00661454" w:rsidRDefault="00661454" w:rsidP="00053064">
            <w:pPr>
              <w:pStyle w:val="ListParagraph"/>
              <w:numPr>
                <w:ilvl w:val="1"/>
                <w:numId w:val="15"/>
              </w:numPr>
              <w:ind w:left="170" w:hanging="170"/>
            </w:pPr>
            <w:r>
              <w:t>Präsentation der Arbeit ist modern und interaktiv</w:t>
            </w:r>
          </w:p>
          <w:p w14:paraId="0927E91B" w14:textId="77777777" w:rsidR="00053064" w:rsidRPr="00661454" w:rsidRDefault="00053064" w:rsidP="00053064">
            <w:pPr>
              <w:pStyle w:val="ListParagraph"/>
              <w:numPr>
                <w:ilvl w:val="1"/>
                <w:numId w:val="15"/>
              </w:numPr>
              <w:ind w:left="170" w:hanging="170"/>
            </w:pPr>
            <w:r>
              <w:lastRenderedPageBreak/>
              <w:t>Wissensaustausch zwischen Studiengängen durch Präsentation von Arbeite</w:t>
            </w:r>
            <w:r w:rsidRPr="00661454">
              <w:t>n aller Studiengänge</w:t>
            </w:r>
          </w:p>
          <w:p w14:paraId="5B266B2D" w14:textId="77777777"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14:paraId="6BEA8A4B" w14:textId="77777777"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14:paraId="1FC83D22" w14:textId="77777777"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14:paraId="63F746A4" w14:textId="77777777" w:rsidTr="00E25503">
        <w:trPr>
          <w:cnfStyle w:val="000000100000" w:firstRow="0" w:lastRow="0" w:firstColumn="0" w:lastColumn="0" w:oddVBand="0" w:evenVBand="0" w:oddHBand="1" w:evenHBand="0" w:firstRowFirstColumn="0" w:firstRowLastColumn="0" w:lastRowFirstColumn="0" w:lastRowLastColumn="0"/>
        </w:trPr>
        <w:tc>
          <w:tcPr>
            <w:tcW w:w="1668" w:type="dxa"/>
          </w:tcPr>
          <w:p w14:paraId="6475D31D" w14:textId="77777777" w:rsidR="00592B88" w:rsidRDefault="00592B88" w:rsidP="00735B88"/>
        </w:tc>
        <w:tc>
          <w:tcPr>
            <w:tcW w:w="2409" w:type="dxa"/>
          </w:tcPr>
          <w:p w14:paraId="1730DDDF" w14:textId="77777777" w:rsidR="00592B88" w:rsidRDefault="00592B88" w:rsidP="007B7573">
            <w:r w:rsidRPr="0011728F">
              <w:t>Eventbesucher</w:t>
            </w:r>
            <w:r w:rsidR="007B7573">
              <w:t xml:space="preserve"> (fachliche Konferenzen)</w:t>
            </w:r>
          </w:p>
        </w:tc>
        <w:tc>
          <w:tcPr>
            <w:tcW w:w="5211" w:type="dxa"/>
          </w:tcPr>
          <w:p w14:paraId="48BC81C9" w14:textId="77777777" w:rsidR="007903A7" w:rsidRDefault="007903A7" w:rsidP="007903A7">
            <w:pPr>
              <w:pStyle w:val="ListParagraph"/>
              <w:numPr>
                <w:ilvl w:val="1"/>
                <w:numId w:val="15"/>
              </w:numPr>
              <w:ind w:left="170" w:hanging="170"/>
            </w:pPr>
            <w:r>
              <w:t>Eventinformationen zentral und auf einen Blick verfügbar</w:t>
            </w:r>
          </w:p>
          <w:p w14:paraId="02CBEAB1" w14:textId="77777777"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14:paraId="4C6F7845" w14:textId="77777777" w:rsidTr="00592B88">
        <w:tc>
          <w:tcPr>
            <w:tcW w:w="9288" w:type="dxa"/>
            <w:gridSpan w:val="3"/>
          </w:tcPr>
          <w:p w14:paraId="205DE038" w14:textId="77777777"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14:paraId="31F32CE2" w14:textId="77777777" w:rsidTr="00E25503">
        <w:trPr>
          <w:cnfStyle w:val="000000100000" w:firstRow="0" w:lastRow="0" w:firstColumn="0" w:lastColumn="0" w:oddVBand="0" w:evenVBand="0" w:oddHBand="1" w:evenHBand="0" w:firstRowFirstColumn="0" w:firstRowLastColumn="0" w:lastRowFirstColumn="0" w:lastRowLastColumn="0"/>
        </w:trPr>
        <w:tc>
          <w:tcPr>
            <w:tcW w:w="1668" w:type="dxa"/>
          </w:tcPr>
          <w:p w14:paraId="6B65C42F" w14:textId="77777777" w:rsidR="00592B88" w:rsidRDefault="00592B88" w:rsidP="00735B88"/>
        </w:tc>
        <w:tc>
          <w:tcPr>
            <w:tcW w:w="2409" w:type="dxa"/>
          </w:tcPr>
          <w:p w14:paraId="3A24261A" w14:textId="77777777" w:rsidR="00592B88" w:rsidRDefault="00592B88" w:rsidP="00735B88">
            <w:r w:rsidRPr="0011728F">
              <w:t>Studiengangleiter</w:t>
            </w:r>
          </w:p>
        </w:tc>
        <w:tc>
          <w:tcPr>
            <w:tcW w:w="5211" w:type="dxa"/>
          </w:tcPr>
          <w:p w14:paraId="17D683FF" w14:textId="77777777" w:rsidR="007903A7" w:rsidRDefault="007903A7" w:rsidP="007903A7">
            <w:pPr>
              <w:pStyle w:val="ListParagraph"/>
              <w:numPr>
                <w:ilvl w:val="1"/>
                <w:numId w:val="15"/>
              </w:numPr>
              <w:ind w:left="170" w:hanging="170"/>
            </w:pPr>
            <w:r>
              <w:t>neue Technologie/Fortschritt/Wissen aus der Abteilung Informatik an der HSR demonstrieren</w:t>
            </w:r>
          </w:p>
          <w:p w14:paraId="1B928B3B" w14:textId="77777777" w:rsidR="007903A7" w:rsidRDefault="007903A7" w:rsidP="007903A7">
            <w:pPr>
              <w:pStyle w:val="ListParagraph"/>
              <w:numPr>
                <w:ilvl w:val="1"/>
                <w:numId w:val="15"/>
              </w:numPr>
              <w:ind w:left="170" w:hanging="170"/>
            </w:pPr>
            <w:commentRangeStart w:id="12"/>
            <w:r>
              <w:t>technisch innovativen Eindruck der Abteilung Informatik bei Besuchern wie auch Mitarbeitern und Studenten hinterlassen</w:t>
            </w:r>
          </w:p>
          <w:p w14:paraId="5FF415BF" w14:textId="77777777" w:rsidR="00592B88" w:rsidRDefault="007903A7" w:rsidP="00D849EE">
            <w:pPr>
              <w:pStyle w:val="ListParagraph"/>
              <w:numPr>
                <w:ilvl w:val="1"/>
                <w:numId w:val="15"/>
              </w:numPr>
              <w:ind w:left="170" w:hanging="170"/>
            </w:pPr>
            <w:r>
              <w:t xml:space="preserve">Abteilung Informatik besser </w:t>
            </w:r>
            <w:r w:rsidR="00D849EE">
              <w:t>nach a</w:t>
            </w:r>
            <w:r>
              <w:t>ussen präsentieren</w:t>
            </w:r>
            <w:r w:rsidR="00D849EE">
              <w:t xml:space="preserve"> z</w:t>
            </w:r>
            <w:r>
              <w:t>u können</w:t>
            </w:r>
            <w:commentRangeEnd w:id="12"/>
            <w:r w:rsidR="00252708">
              <w:rPr>
                <w:rStyle w:val="CommentReference"/>
              </w:rPr>
              <w:commentReference w:id="12"/>
            </w:r>
          </w:p>
        </w:tc>
      </w:tr>
      <w:tr w:rsidR="007B7573" w14:paraId="7E0B8900" w14:textId="77777777" w:rsidTr="00C96B5F">
        <w:trPr>
          <w:cnfStyle w:val="000000010000" w:firstRow="0" w:lastRow="0" w:firstColumn="0" w:lastColumn="0" w:oddVBand="0" w:evenVBand="0" w:oddHBand="0" w:evenHBand="1" w:firstRowFirstColumn="0" w:firstRowLastColumn="0" w:lastRowFirstColumn="0" w:lastRowLastColumn="0"/>
        </w:trPr>
        <w:tc>
          <w:tcPr>
            <w:tcW w:w="1668" w:type="dxa"/>
          </w:tcPr>
          <w:p w14:paraId="590DB48A" w14:textId="77777777" w:rsidR="007B7573" w:rsidRDefault="007B7573" w:rsidP="00C96B5F"/>
        </w:tc>
        <w:tc>
          <w:tcPr>
            <w:tcW w:w="2409" w:type="dxa"/>
          </w:tcPr>
          <w:p w14:paraId="7DD3F52F" w14:textId="77777777" w:rsidR="007B7573" w:rsidRDefault="007B7573" w:rsidP="00C96B5F">
            <w:r>
              <w:t>Institute</w:t>
            </w:r>
          </w:p>
        </w:tc>
        <w:tc>
          <w:tcPr>
            <w:tcW w:w="5211" w:type="dxa"/>
          </w:tcPr>
          <w:p w14:paraId="47721139" w14:textId="77777777" w:rsidR="007B7573" w:rsidRDefault="007B7573" w:rsidP="00C96B5F">
            <w:pPr>
              <w:pStyle w:val="ListParagraph"/>
              <w:numPr>
                <w:ilvl w:val="1"/>
                <w:numId w:val="15"/>
              </w:numPr>
              <w:ind w:left="170" w:hanging="170"/>
            </w:pPr>
            <w:r>
              <w:t>Nutzung der neuen Technologie für Arbeiten/Projekte</w:t>
            </w:r>
          </w:p>
        </w:tc>
      </w:tr>
      <w:tr w:rsidR="007B7573" w14:paraId="3FB46D4F" w14:textId="77777777" w:rsidTr="00C96B5F">
        <w:trPr>
          <w:cnfStyle w:val="000000100000" w:firstRow="0" w:lastRow="0" w:firstColumn="0" w:lastColumn="0" w:oddVBand="0" w:evenVBand="0" w:oddHBand="1" w:evenHBand="0" w:firstRowFirstColumn="0" w:firstRowLastColumn="0" w:lastRowFirstColumn="0" w:lastRowLastColumn="0"/>
        </w:trPr>
        <w:tc>
          <w:tcPr>
            <w:tcW w:w="1668" w:type="dxa"/>
          </w:tcPr>
          <w:p w14:paraId="1B93C847" w14:textId="77777777" w:rsidR="007B7573" w:rsidRDefault="007B7573" w:rsidP="00C96B5F"/>
        </w:tc>
        <w:tc>
          <w:tcPr>
            <w:tcW w:w="2409" w:type="dxa"/>
          </w:tcPr>
          <w:p w14:paraId="0F770843" w14:textId="77777777" w:rsidR="007B7573" w:rsidRDefault="007B7573" w:rsidP="007B7573">
            <w:r w:rsidRPr="0011728F">
              <w:t>Eventbesucher</w:t>
            </w:r>
            <w:r>
              <w:t xml:space="preserve"> (Bachelorfeiern o.Ä.)</w:t>
            </w:r>
          </w:p>
        </w:tc>
        <w:tc>
          <w:tcPr>
            <w:tcW w:w="5211" w:type="dxa"/>
          </w:tcPr>
          <w:p w14:paraId="6484BC38" w14:textId="77777777" w:rsidR="007B7573" w:rsidRDefault="007B7573" w:rsidP="00C96B5F">
            <w:pPr>
              <w:pStyle w:val="ListParagraph"/>
              <w:numPr>
                <w:ilvl w:val="1"/>
                <w:numId w:val="15"/>
              </w:numPr>
              <w:ind w:left="170" w:hanging="170"/>
            </w:pPr>
            <w:r>
              <w:t>Eventinformationen zentral und auf einen Blick verfügbar</w:t>
            </w:r>
          </w:p>
          <w:p w14:paraId="53358DEE" w14:textId="77777777" w:rsidR="007B7573" w:rsidRDefault="007B7573" w:rsidP="00C96B5F">
            <w:pPr>
              <w:pStyle w:val="ListParagraph"/>
              <w:numPr>
                <w:ilvl w:val="1"/>
                <w:numId w:val="15"/>
              </w:numPr>
              <w:ind w:left="170" w:hanging="170"/>
            </w:pPr>
            <w:r>
              <w:t>Betrachten aller Bachelorposter an einem zentralen Ort</w:t>
            </w:r>
          </w:p>
          <w:p w14:paraId="4892B848" w14:textId="77777777" w:rsidR="007B7573" w:rsidRDefault="007B7573" w:rsidP="00C96B5F">
            <w:pPr>
              <w:pStyle w:val="ListParagraph"/>
              <w:numPr>
                <w:ilvl w:val="1"/>
                <w:numId w:val="15"/>
              </w:numPr>
              <w:ind w:left="170" w:hanging="170"/>
            </w:pPr>
            <w:r>
              <w:t>Unterhaltung, Interaktivität, Spiel und Spass</w:t>
            </w:r>
          </w:p>
        </w:tc>
      </w:tr>
      <w:tr w:rsidR="00592B88" w:rsidRPr="00225C88" w14:paraId="2A6D1885" w14:textId="77777777" w:rsidTr="00592B88">
        <w:tc>
          <w:tcPr>
            <w:tcW w:w="9288" w:type="dxa"/>
            <w:gridSpan w:val="3"/>
          </w:tcPr>
          <w:p w14:paraId="07D250A9" w14:textId="77777777"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14:paraId="2481A579" w14:textId="77777777" w:rsidTr="00E25503">
        <w:trPr>
          <w:cnfStyle w:val="000000100000" w:firstRow="0" w:lastRow="0" w:firstColumn="0" w:lastColumn="0" w:oddVBand="0" w:evenVBand="0" w:oddHBand="1" w:evenHBand="0" w:firstRowFirstColumn="0" w:firstRowLastColumn="0" w:lastRowFirstColumn="0" w:lastRowLastColumn="0"/>
        </w:trPr>
        <w:tc>
          <w:tcPr>
            <w:tcW w:w="1668" w:type="dxa"/>
          </w:tcPr>
          <w:p w14:paraId="365277D7" w14:textId="77777777" w:rsidR="00592B88" w:rsidRDefault="00592B88" w:rsidP="00735B88"/>
        </w:tc>
        <w:tc>
          <w:tcPr>
            <w:tcW w:w="2409" w:type="dxa"/>
          </w:tcPr>
          <w:p w14:paraId="14CC3E90" w14:textId="77777777" w:rsidR="00592B88" w:rsidRDefault="00592B88" w:rsidP="00735B88">
            <w:r w:rsidRPr="0011728F">
              <w:t>Allgemeine Besucher</w:t>
            </w:r>
            <w:r w:rsidR="0052268D">
              <w:t xml:space="preserve"> (z.B. auch Informatik-Schulklassen)</w:t>
            </w:r>
          </w:p>
        </w:tc>
        <w:tc>
          <w:tcPr>
            <w:tcW w:w="5211" w:type="dxa"/>
          </w:tcPr>
          <w:p w14:paraId="7A88CA6A" w14:textId="77777777" w:rsidR="00592B88" w:rsidRDefault="00265CF1" w:rsidP="00592B88">
            <w:pPr>
              <w:pStyle w:val="ListParagraph"/>
              <w:numPr>
                <w:ilvl w:val="1"/>
                <w:numId w:val="15"/>
              </w:numPr>
              <w:ind w:left="170" w:hanging="170"/>
            </w:pPr>
            <w:r>
              <w:t>Unterhaltung, Interaktivität, Spiel und Spass</w:t>
            </w:r>
          </w:p>
          <w:p w14:paraId="6CCA35DF" w14:textId="77777777" w:rsidR="00265CF1" w:rsidRDefault="00265CF1" w:rsidP="00265CF1">
            <w:pPr>
              <w:pStyle w:val="ListParagraph"/>
              <w:numPr>
                <w:ilvl w:val="1"/>
                <w:numId w:val="15"/>
              </w:numPr>
              <w:ind w:left="170" w:hanging="170"/>
            </w:pPr>
            <w:r>
              <w:t>Beispiel für das, was an der HSR gelehrt wird (Abteilung Informatik)</w:t>
            </w:r>
          </w:p>
        </w:tc>
      </w:tr>
    </w:tbl>
    <w:p w14:paraId="1CB5D75E" w14:textId="77777777" w:rsidR="00164503" w:rsidRDefault="00735B88" w:rsidP="00735B88">
      <w:pPr>
        <w:pStyle w:val="Caption"/>
      </w:pPr>
      <w:bookmarkStart w:id="13" w:name="_Ref325986725"/>
      <w:r>
        <w:t xml:space="preserve">Tabelle </w:t>
      </w:r>
      <w:r w:rsidR="00D372CD">
        <w:fldChar w:fldCharType="begin"/>
      </w:r>
      <w:r w:rsidR="00D372CD">
        <w:instrText xml:space="preserve"> SEQ Tabelle \* ARABIC </w:instrText>
      </w:r>
      <w:r w:rsidR="00D372CD">
        <w:fldChar w:fldCharType="separate"/>
      </w:r>
      <w:r>
        <w:rPr>
          <w:noProof/>
        </w:rPr>
        <w:t>2</w:t>
      </w:r>
      <w:r w:rsidR="00D372CD">
        <w:rPr>
          <w:noProof/>
        </w:rPr>
        <w:fldChar w:fldCharType="end"/>
      </w:r>
      <w:r>
        <w:t xml:space="preserve"> - Initiale Stakeholderanalyse, Produkt</w:t>
      </w:r>
      <w:r w:rsidRPr="00C074FF">
        <w:t>-Stakeholder</w:t>
      </w:r>
      <w:bookmarkEnd w:id="13"/>
    </w:p>
    <w:p w14:paraId="071404C6" w14:textId="77777777"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14:paraId="2607C851" w14:textId="77777777" w:rsidR="00B23067" w:rsidRPr="00B23067" w:rsidRDefault="00B23067" w:rsidP="00B23067">
      <w:pPr>
        <w:pStyle w:val="ListParagraph"/>
        <w:numPr>
          <w:ilvl w:val="0"/>
          <w:numId w:val="30"/>
        </w:numPr>
      </w:pPr>
      <w:r>
        <w:t>Einstufung als sehr wichtig:</w:t>
      </w:r>
    </w:p>
    <w:p w14:paraId="139CA199" w14:textId="77777777" w:rsidR="00B23067" w:rsidRDefault="00B23067" w:rsidP="0064314C">
      <w:pPr>
        <w:pStyle w:val="ListParagraph"/>
        <w:numPr>
          <w:ilvl w:val="1"/>
          <w:numId w:val="30"/>
        </w:numPr>
      </w:pPr>
      <w:r>
        <w:t>Stakeholder Studenten: Sie stellen eine der zwei Hauptzielpersonengruppen für die Arbeit dar.</w:t>
      </w:r>
    </w:p>
    <w:p w14:paraId="7AF019B5" w14:textId="77777777" w:rsidR="00B23067" w:rsidRDefault="00B23067" w:rsidP="00B23067">
      <w:pPr>
        <w:pStyle w:val="ListParagraph"/>
        <w:numPr>
          <w:ilvl w:val="1"/>
          <w:numId w:val="30"/>
        </w:numPr>
      </w:pPr>
      <w:r>
        <w:t>Stakeholder Eventbesucher: Die Eventbesucher sind eine der zwei Hauptzielpersonengruppen für die Arbeit.</w:t>
      </w:r>
    </w:p>
    <w:p w14:paraId="68173E9F" w14:textId="77777777" w:rsidR="00B23067" w:rsidRDefault="00B23067" w:rsidP="00B23067">
      <w:pPr>
        <w:pStyle w:val="ListParagraph"/>
        <w:numPr>
          <w:ilvl w:val="0"/>
          <w:numId w:val="30"/>
        </w:numPr>
      </w:pPr>
      <w:r>
        <w:t>Einstufung als wichtig:</w:t>
      </w:r>
    </w:p>
    <w:p w14:paraId="5ECA3BFE" w14:textId="77777777" w:rsidR="00B23067" w:rsidRDefault="00B23067" w:rsidP="00B23067">
      <w:pPr>
        <w:pStyle w:val="ListParagraph"/>
        <w:numPr>
          <w:ilvl w:val="1"/>
          <w:numId w:val="30"/>
        </w:numPr>
      </w:pPr>
      <w:r>
        <w:t xml:space="preserve">Stakeholder </w:t>
      </w:r>
      <w:r w:rsidRPr="0011728F">
        <w:t>Studiengangleiter</w:t>
      </w:r>
      <w:r>
        <w:t xml:space="preserve">: Die Arbeit bietet ihm die Möglichkeit, der Abteilung Informatik Reputation in und auch ausserhalb der HSR zu </w:t>
      </w:r>
      <w:commentRangeStart w:id="14"/>
      <w:r>
        <w:t>verschaffen</w:t>
      </w:r>
      <w:commentRangeEnd w:id="14"/>
      <w:r w:rsidR="00252708">
        <w:rPr>
          <w:rStyle w:val="CommentReference"/>
        </w:rPr>
        <w:commentReference w:id="14"/>
      </w:r>
      <w:r>
        <w:t>.</w:t>
      </w:r>
    </w:p>
    <w:p w14:paraId="0F6C5E23" w14:textId="77777777" w:rsidR="00B23067" w:rsidRDefault="00B23067" w:rsidP="00B23067">
      <w:pPr>
        <w:pStyle w:val="ListParagraph"/>
        <w:numPr>
          <w:ilvl w:val="1"/>
          <w:numId w:val="30"/>
        </w:numPr>
      </w:pPr>
      <w:r>
        <w:t>Stakeholder Institute: Die Arbeit bietet eine neue Plattform und somit eine neue Präsentationsmöglichkeit.</w:t>
      </w:r>
    </w:p>
    <w:p w14:paraId="4B64168B" w14:textId="77777777" w:rsidR="00B23067" w:rsidRDefault="00B23067" w:rsidP="00B23067">
      <w:pPr>
        <w:pStyle w:val="ListParagraph"/>
        <w:numPr>
          <w:ilvl w:val="0"/>
          <w:numId w:val="30"/>
        </w:numPr>
      </w:pPr>
      <w:r>
        <w:t>Einstufung als weniger wichtig:</w:t>
      </w:r>
    </w:p>
    <w:p w14:paraId="59C1A451" w14:textId="77777777"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14:paraId="74C99EC0" w14:textId="77777777" w:rsidR="00D657D5" w:rsidRDefault="00D657D5" w:rsidP="00D657D5">
      <w:pPr>
        <w:pStyle w:val="Heading3"/>
      </w:pPr>
      <w:r>
        <w:t>Konkurrenzanalyse und ähnliche Arbeiten</w:t>
      </w:r>
    </w:p>
    <w:p w14:paraId="75DC1818" w14:textId="77777777" w:rsidR="00BD179D" w:rsidRDefault="00BD179D" w:rsidP="00BD179D">
      <w:r>
        <w:t xml:space="preserve">Um herauszufinden, welche Arbeiten es in den Bereichen </w:t>
      </w:r>
      <w:r w:rsidR="0002741D">
        <w:t>Videowall</w:t>
      </w:r>
      <w:r>
        <w:t xml:space="preserve"> und Kinect bereits gibt, wurde eine Konkurrenzanalyse durchgeführt, in der Bachelorarbeit ähnliche kommerzielle und wissenschaftliche Projekte betrachtet werden.</w:t>
      </w:r>
    </w:p>
    <w:p w14:paraId="179543BD" w14:textId="77777777" w:rsidR="00BD179D" w:rsidRDefault="00BD179D" w:rsidP="00BD179D">
      <w:r>
        <w:t xml:space="preserve">Die Konkurrenzanalyse (siehe Unterkapitel </w:t>
      </w:r>
      <w:r>
        <w:fldChar w:fldCharType="begin"/>
      </w:r>
      <w:r>
        <w:instrText xml:space="preserve"> REF _Ref326053466 \r \h </w:instrText>
      </w:r>
      <w:r>
        <w:fldChar w:fldCharType="separate"/>
      </w:r>
      <w:r>
        <w:t>I.1.5.4</w:t>
      </w:r>
      <w:r>
        <w:fldChar w:fldCharType="end"/>
      </w:r>
      <w:r>
        <w:t xml:space="preserve"> </w:t>
      </w:r>
      <w:r>
        <w:fldChar w:fldCharType="begin"/>
      </w:r>
      <w:r>
        <w:instrText xml:space="preserve"> REF _Ref326053466 \h </w:instrText>
      </w:r>
      <w:r>
        <w:fldChar w:fldCharType="separate"/>
      </w:r>
      <w:r w:rsidRPr="00067573">
        <w:t>Fazit Konkurrenzanalyse</w:t>
      </w:r>
      <w:r>
        <w:fldChar w:fldCharType="end"/>
      </w:r>
      <w:r>
        <w:t xml:space="preserve">) ergab, dass es noch kein Produkt oder Projekt gibt, welches die Aufgabenstellung dieser Bachelorarbeit vollständig löst. Gewisse Teilprobleme wurden aber in Projekten bereits untersucht und gelöst, diese werden in den nachfolgenden Abschnitten genauer erläutert. </w:t>
      </w:r>
      <w:r>
        <w:br/>
        <w:t xml:space="preserve">Die nachfolgend kurz beschriebenen Projekte sind unterteilt nach Projekten, welche mit einer </w:t>
      </w:r>
      <w:r w:rsidR="0002741D">
        <w:t>Videowall</w:t>
      </w:r>
      <w:r>
        <w:t xml:space="preserve"> mit mehreren Bildschirmen arbeiteten (siehe nachfolgendes Unterkapitel </w:t>
      </w:r>
      <w:r>
        <w:fldChar w:fldCharType="begin"/>
      </w:r>
      <w:r>
        <w:instrText xml:space="preserve"> REF _Ref326053491 \r \h </w:instrText>
      </w:r>
      <w:r>
        <w:fldChar w:fldCharType="separate"/>
      </w:r>
      <w:r>
        <w:t>I.1.5.2</w:t>
      </w:r>
      <w:r>
        <w:fldChar w:fldCharType="end"/>
      </w:r>
      <w:r>
        <w:t xml:space="preserve"> </w:t>
      </w:r>
      <w:r>
        <w:fldChar w:fldCharType="begin"/>
      </w:r>
      <w:r>
        <w:instrText xml:space="preserve"> REF _Ref326053491 \h </w:instrText>
      </w:r>
      <w:r>
        <w:fldChar w:fldCharType="separate"/>
      </w:r>
      <w:r>
        <w:t>Video Wall mit mehreren Bildschirmen</w:t>
      </w:r>
      <w:r>
        <w:fldChar w:fldCharType="end"/>
      </w:r>
      <w:r>
        <w:t xml:space="preserve">) und nach Projekten, bei welchen die Interaktion mit Kinect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t xml:space="preserve">). </w:t>
      </w:r>
      <w:commentRangeStart w:id="15"/>
      <w:r>
        <w:t xml:space="preserve">Es liess sich nicht vermeiden, dass bereits bei den Projekten mit einer </w:t>
      </w:r>
      <w:r w:rsidR="0002741D">
        <w:t>Videowall</w:t>
      </w:r>
      <w:r>
        <w:t xml:space="preserve"> verschiedene Interaktionsmöglichkeiten diskutiert werden</w:t>
      </w:r>
      <w:commentRangeEnd w:id="15"/>
      <w:r w:rsidR="00252708">
        <w:rPr>
          <w:rStyle w:val="CommentReference"/>
        </w:rPr>
        <w:commentReference w:id="15"/>
      </w:r>
      <w:r>
        <w:t>.</w:t>
      </w:r>
    </w:p>
    <w:p w14:paraId="5454563E" w14:textId="77777777" w:rsidR="00BD179D" w:rsidRDefault="00BD179D" w:rsidP="00BD179D">
      <w:pPr>
        <w:pStyle w:val="Heading4"/>
      </w:pPr>
      <w:r>
        <w:lastRenderedPageBreak/>
        <w:t xml:space="preserve">Anforderungen an Projekte mit einer </w:t>
      </w:r>
      <w:r w:rsidR="0002741D">
        <w:t>Videowall</w:t>
      </w:r>
      <w:r>
        <w:t xml:space="preserve"> und Kinect</w:t>
      </w:r>
    </w:p>
    <w:p w14:paraId="427D6549" w14:textId="77777777" w:rsidR="00BD179D" w:rsidRDefault="00BD179D" w:rsidP="00BD179D">
      <w:r>
        <w:t xml:space="preserve">Eine </w:t>
      </w:r>
      <w:commentRangeStart w:id="16"/>
      <w:r w:rsidR="0002741D">
        <w:t>Videowall</w:t>
      </w:r>
      <w:r>
        <w:t xml:space="preserve"> </w:t>
      </w:r>
      <w:commentRangeEnd w:id="16"/>
      <w:r w:rsidR="00252708">
        <w:rPr>
          <w:rStyle w:val="CommentReference"/>
        </w:rPr>
        <w:commentReference w:id="16"/>
      </w:r>
      <w:r>
        <w:t>ist eine Wand, auf der dynamisch Inhalte (Text, Bilder, Videos, usw.) angezeigt werden können. Diese kann mit mehreren Monitoren oder einer Beamerprojektion auf eine Leinwand realisiert werden.</w:t>
      </w:r>
    </w:p>
    <w:p w14:paraId="5FA37669" w14:textId="77777777" w:rsidR="00BD179D" w:rsidRDefault="00BD179D" w:rsidP="00BD179D">
      <w:r>
        <w:t xml:space="preserve">Wie in der Aufgabenstellung (TODO ref) beschrieben ist, ist eine Aufgabe dieser Bachelorarbeit, Bachelorposter auf der </w:t>
      </w:r>
      <w:r w:rsidR="0002741D">
        <w:t>Videowall</w:t>
      </w:r>
      <w:r>
        <w:t xml:space="preserve"> auszustellen. Damit die Texte der Poster gelesen werden können, ist eine hohe Auflösung für eine gute Lesbarkeit wichtig.</w:t>
      </w:r>
      <w:r>
        <w:br/>
        <w:t xml:space="preserve">Eine weitere Anforderung ist, dass die mit Kinect interagierende Person mit optimal drei bis vier Metern Abstand zur </w:t>
      </w:r>
      <w:r w:rsidR="0002741D">
        <w:t>Videowall</w:t>
      </w:r>
      <w:r>
        <w:t xml:space="preserve"> steht. Durch diese Restriktion ist eine Projektion mit einem Beamer aufgrund der Minimaldistanz, welche dieser für die Projektion benötigt, nicht möglich. Auch ein </w:t>
      </w:r>
      <w:r w:rsidRPr="007C770E">
        <w:t>Kurzdistanz</w:t>
      </w:r>
      <w:r>
        <w:t>beamer kann keine zufriedenstellende Lösung bieten, da deren Auflösung noch zu gering ist (zurzeit WXGA (1</w:t>
      </w:r>
      <w:r w:rsidRPr="00580F9E">
        <w:t>280 × 800)</w:t>
      </w:r>
      <w:r>
        <w:t xml:space="preserve"> (Internetrecherchen)).</w:t>
      </w:r>
      <w:r>
        <w:br/>
        <w:t xml:space="preserve">Aus diesen Gründen fokussiert diese Arbeit auf eine </w:t>
      </w:r>
      <w:r w:rsidR="0002741D">
        <w:t>Videowall</w:t>
      </w:r>
      <w:r>
        <w:t xml:space="preserve">, die aus mehreren grossen Monitoren besteht und mindestens eine Auflösung von </w:t>
      </w:r>
      <w:commentRangeStart w:id="17"/>
      <w:r>
        <w:t xml:space="preserve">FullHD </w:t>
      </w:r>
      <w:commentRangeEnd w:id="17"/>
      <w:r w:rsidR="00252708">
        <w:rPr>
          <w:rStyle w:val="CommentReference"/>
        </w:rPr>
        <w:commentReference w:id="17"/>
      </w:r>
      <w:r>
        <w:t>anbietet.</w:t>
      </w:r>
    </w:p>
    <w:p w14:paraId="1D0292A2" w14:textId="77777777" w:rsidR="00D657D5" w:rsidRDefault="0002741D" w:rsidP="00D657D5">
      <w:pPr>
        <w:pStyle w:val="Heading5"/>
      </w:pPr>
      <w:r>
        <w:t>Videowall</w:t>
      </w:r>
      <w:r w:rsidR="00D657D5">
        <w:t xml:space="preserve"> mit mehreren Bildschirmen</w:t>
      </w:r>
    </w:p>
    <w:p w14:paraId="06C00754" w14:textId="77777777" w:rsidR="00BD179D" w:rsidRDefault="00BD179D" w:rsidP="00BD179D">
      <w:r>
        <w:t xml:space="preserve">Eine </w:t>
      </w:r>
      <w:r w:rsidR="0002741D">
        <w:t>Videowall</w:t>
      </w:r>
      <w:r>
        <w:t xml:space="preserve"> mit mehreren Bildschirmen wird meistens entweder mithilfe eines Computers und einer tiefen Auflösung oder </w:t>
      </w:r>
      <w:commentRangeStart w:id="18"/>
      <w:r>
        <w:t>mit mehreren Computern</w:t>
      </w:r>
      <w:commentRangeEnd w:id="18"/>
      <w:r w:rsidR="008D5A54">
        <w:rPr>
          <w:rStyle w:val="CommentReference"/>
        </w:rPr>
        <w:commentReference w:id="18"/>
      </w:r>
      <w:r>
        <w:t xml:space="preserve">, unabhängigen Applikationen und einer hohen Auflösung </w:t>
      </w:r>
      <w:commentRangeStart w:id="19"/>
      <w:r>
        <w:t>betrieben</w:t>
      </w:r>
      <w:commentRangeEnd w:id="19"/>
      <w:r w:rsidR="008D5A54">
        <w:rPr>
          <w:rStyle w:val="CommentReference"/>
        </w:rPr>
        <w:commentReference w:id="19"/>
      </w:r>
      <w:r>
        <w:t>.</w:t>
      </w:r>
    </w:p>
    <w:p w14:paraId="0FE5D705" w14:textId="77777777" w:rsidR="00BD179D" w:rsidRDefault="00BD179D" w:rsidP="00BD179D">
      <w:r>
        <w:t xml:space="preserve">Im Rahmen der Bachelorarbeit wird jedoch nur eine Applikation entwickelt. Die einzelnen Bildschirme sollen aber mit einer </w:t>
      </w:r>
      <w:ins w:id="20" w:author="Markus Stolze" w:date="2012-06-07T09:33:00Z">
        <w:r w:rsidR="008D5A54">
          <w:t xml:space="preserve">möglichst </w:t>
        </w:r>
      </w:ins>
      <w:r>
        <w:t>hohen Auflösung betrieben werden. Daher stellt sich in diesem Bereich eine spezielle Herausforderung.</w:t>
      </w:r>
    </w:p>
    <w:p w14:paraId="7F768273" w14:textId="77777777" w:rsidR="00BD179D" w:rsidRDefault="00BD179D" w:rsidP="00BD179D">
      <w:r>
        <w:t xml:space="preserve">Unter folgenden Links sind Informationen zu </w:t>
      </w:r>
      <w:r w:rsidR="0002741D">
        <w:t>Videowall</w:t>
      </w:r>
      <w:r>
        <w:t>s allgemein zu finden: (TODO Literaturverzeichnis)</w:t>
      </w:r>
    </w:p>
    <w:p w14:paraId="0077795B" w14:textId="77777777" w:rsidR="00D657D5" w:rsidRDefault="00D372CD" w:rsidP="00D657D5">
      <w:pPr>
        <w:pStyle w:val="ListParagraph"/>
        <w:numPr>
          <w:ilvl w:val="0"/>
          <w:numId w:val="30"/>
        </w:numPr>
      </w:pPr>
      <w:hyperlink r:id="rId11" w:history="1">
        <w:r w:rsidR="00D657D5" w:rsidRPr="00D0165E">
          <w:rPr>
            <w:rStyle w:val="Hyperlink"/>
          </w:rPr>
          <w:t>http://www.pixell.com/what_is_a_vw.htm</w:t>
        </w:r>
      </w:hyperlink>
    </w:p>
    <w:p w14:paraId="02774A0A" w14:textId="77777777" w:rsidR="00D657D5" w:rsidRDefault="00D372CD" w:rsidP="00D657D5">
      <w:pPr>
        <w:pStyle w:val="ListParagraph"/>
        <w:numPr>
          <w:ilvl w:val="0"/>
          <w:numId w:val="30"/>
        </w:numPr>
      </w:pPr>
      <w:hyperlink r:id="rId12" w:history="1">
        <w:r w:rsidR="00D657D5" w:rsidRPr="00D0165E">
          <w:rPr>
            <w:rStyle w:val="Hyperlink"/>
          </w:rPr>
          <w:t>http://www.informationweek.com/news/212902015</w:t>
        </w:r>
      </w:hyperlink>
    </w:p>
    <w:p w14:paraId="35601B08" w14:textId="77777777" w:rsidR="00D657D5" w:rsidRDefault="00D372CD" w:rsidP="00D657D5">
      <w:pPr>
        <w:pStyle w:val="ListParagraph"/>
        <w:numPr>
          <w:ilvl w:val="0"/>
          <w:numId w:val="30"/>
        </w:numPr>
      </w:pPr>
      <w:hyperlink r:id="rId13" w:history="1">
        <w:r w:rsidR="00D657D5" w:rsidRPr="00D0165E">
          <w:rPr>
            <w:rStyle w:val="Hyperlink"/>
          </w:rPr>
          <w:t>http://www.matrox.com/graphics/en/products/display_wall/</w:t>
        </w:r>
      </w:hyperlink>
    </w:p>
    <w:p w14:paraId="42F9C620" w14:textId="77777777" w:rsidR="00D657D5" w:rsidRPr="00AC094A" w:rsidRDefault="00D372CD" w:rsidP="00D657D5">
      <w:pPr>
        <w:pStyle w:val="ListParagraph"/>
        <w:numPr>
          <w:ilvl w:val="0"/>
          <w:numId w:val="30"/>
        </w:numPr>
        <w:rPr>
          <w:rStyle w:val="Hyperlink"/>
          <w:color w:val="auto"/>
          <w:u w:val="none"/>
        </w:rPr>
      </w:pPr>
      <w:hyperlink r:id="rId14" w:history="1">
        <w:r w:rsidR="00D657D5" w:rsidRPr="00D0165E">
          <w:rPr>
            <w:rStyle w:val="Hyperlink"/>
          </w:rPr>
          <w:t>http://www.multiscreenvideo.com/products/stand-alone-video-wall/ems-ivu9s-3x3-scalable-video-wall-controller/</w:t>
        </w:r>
      </w:hyperlink>
    </w:p>
    <w:p w14:paraId="03329E5F" w14:textId="77777777" w:rsidR="00AC094A" w:rsidRDefault="00D372CD" w:rsidP="00AC094A">
      <w:pPr>
        <w:pStyle w:val="ListParagraph"/>
        <w:numPr>
          <w:ilvl w:val="0"/>
          <w:numId w:val="30"/>
        </w:numPr>
      </w:pPr>
      <w:hyperlink r:id="rId15" w:history="1">
        <w:r w:rsidR="00AC094A" w:rsidRPr="00976363">
          <w:rPr>
            <w:rStyle w:val="Hyperlink"/>
          </w:rPr>
          <w:t>http://www.cinemassivedisplays.com/PDF/Video-Wall-CineView.pdf</w:t>
        </w:r>
      </w:hyperlink>
    </w:p>
    <w:p w14:paraId="47F24B1F" w14:textId="77777777" w:rsidR="00BD179D" w:rsidRDefault="00BD179D" w:rsidP="00BD179D">
      <w:r w:rsidRPr="00706CBC">
        <w:t>Weitere Details</w:t>
      </w:r>
      <w:r>
        <w:t xml:space="preserve">, wie der </w:t>
      </w:r>
      <w:r w:rsidR="0002741D">
        <w:t>Videowall</w:t>
      </w:r>
      <w:r>
        <w:t xml:space="preserve"> Setup in diesem Projekt umgesetzt wurde,</w:t>
      </w:r>
      <w:r w:rsidRPr="00706CBC">
        <w:t xml:space="preserve"> sind unter [TODO RERFERENZ </w:t>
      </w:r>
      <w:r w:rsidR="0002741D">
        <w:t>Videowall</w:t>
      </w:r>
      <w:r w:rsidRPr="00706CBC">
        <w:t xml:space="preserve"> Evaluation] zu finden.</w:t>
      </w:r>
    </w:p>
    <w:p w14:paraId="3538CF56" w14:textId="77777777" w:rsidR="00D657D5" w:rsidRDefault="00D657D5" w:rsidP="00D657D5">
      <w:pPr>
        <w:keepNext/>
      </w:pPr>
      <w:r>
        <w:rPr>
          <w:noProof/>
          <w:lang w:eastAsia="de-CH"/>
        </w:rPr>
        <w:lastRenderedPageBreak/>
        <w:drawing>
          <wp:inline distT="0" distB="0" distL="0" distR="0" wp14:anchorId="6ABAB981" wp14:editId="186B7A2F">
            <wp:extent cx="5760720" cy="4320540"/>
            <wp:effectExtent l="0" t="0" r="0" b="381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F76F660" w14:textId="77777777" w:rsidR="00D657D5" w:rsidRDefault="00D657D5" w:rsidP="00D657D5">
      <w:pPr>
        <w:pStyle w:val="Caption"/>
      </w:pPr>
      <w:r>
        <w:t xml:space="preserve">Abbildung </w:t>
      </w:r>
      <w:r w:rsidR="00D372CD">
        <w:fldChar w:fldCharType="begin"/>
      </w:r>
      <w:r w:rsidR="00D372CD">
        <w:instrText xml:space="preserve"> SEQ Abbildung \* ARABIC </w:instrText>
      </w:r>
      <w:r w:rsidR="00D372CD">
        <w:fldChar w:fldCharType="separate"/>
      </w:r>
      <w:r>
        <w:rPr>
          <w:noProof/>
        </w:rPr>
        <w:t>2</w:t>
      </w:r>
      <w:r w:rsidR="00D372CD">
        <w:rPr>
          <w:noProof/>
        </w:rPr>
        <w:fldChar w:fldCharType="end"/>
      </w:r>
      <w:r>
        <w:t xml:space="preserve"> - Testsetup</w:t>
      </w:r>
      <w:r w:rsidR="007B527C">
        <w:t xml:space="preserve"> HSR </w:t>
      </w:r>
      <w:commentRangeStart w:id="21"/>
      <w:r w:rsidR="0002741D">
        <w:t>Videowall</w:t>
      </w:r>
      <w:commentRangeEnd w:id="21"/>
      <w:r w:rsidR="008D5A54">
        <w:rPr>
          <w:rStyle w:val="CommentReference"/>
          <w:b w:val="0"/>
          <w:bCs w:val="0"/>
          <w:color w:val="auto"/>
        </w:rPr>
        <w:commentReference w:id="21"/>
      </w:r>
    </w:p>
    <w:p w14:paraId="71D69C6F" w14:textId="77777777" w:rsidR="00D657D5" w:rsidRPr="003B7932" w:rsidRDefault="00862184" w:rsidP="00D657D5">
      <w:pPr>
        <w:pStyle w:val="Heading5"/>
      </w:pPr>
      <w:bookmarkStart w:id="22" w:name="_Ref326072106"/>
      <w:r>
        <w:rPr>
          <w:lang w:val="en-US"/>
        </w:rPr>
        <w:t>Holo</w:t>
      </w:r>
      <w:r w:rsidR="00C372C4">
        <w:rPr>
          <w:lang w:val="en-US"/>
        </w:rPr>
        <w:t>Wall</w:t>
      </w:r>
      <w:commentRangeStart w:id="23"/>
      <w:r w:rsidR="00C372C4">
        <w:rPr>
          <w:lang w:val="en-US"/>
        </w:rPr>
        <w:t xml:space="preserve"> </w:t>
      </w:r>
      <w:r w:rsidR="00C372C4">
        <w:t>[m</w:t>
      </w:r>
      <w:r w:rsidR="00C372C4" w:rsidRPr="00B00ED2">
        <w:rPr>
          <w:lang w:val="en-US"/>
        </w:rPr>
        <w:t>atsushita</w:t>
      </w:r>
      <w:r w:rsidR="00C372C4">
        <w:rPr>
          <w:lang w:val="en-US"/>
        </w:rPr>
        <w:t>03</w:t>
      </w:r>
      <w:commentRangeEnd w:id="23"/>
      <w:r w:rsidR="008D5A54">
        <w:rPr>
          <w:rStyle w:val="CommentReference"/>
          <w:rFonts w:asciiTheme="minorHAnsi" w:hAnsiTheme="minorHAnsi"/>
          <w:i w:val="0"/>
          <w:color w:val="auto"/>
          <w:spacing w:val="0"/>
        </w:rPr>
        <w:commentReference w:id="23"/>
      </w:r>
      <w:r w:rsidR="00C372C4">
        <w:rPr>
          <w:lang w:val="en-US"/>
        </w:rPr>
        <w:t>]</w:t>
      </w:r>
      <w:bookmarkEnd w:id="22"/>
    </w:p>
    <w:p w14:paraId="513C4D2D" w14:textId="77777777" w:rsidR="00862184" w:rsidRDefault="00862184" w:rsidP="00862184">
      <w:r>
        <w:t xml:space="preserve">Beim Projekt HoloWall </w:t>
      </w:r>
      <w:commentRangeStart w:id="24"/>
      <w:ins w:id="25" w:author="Markus Stolze" w:date="2012-06-07T09:35:00Z">
        <w:r w:rsidR="008D5A54">
          <w:t xml:space="preserve">[REF] </w:t>
        </w:r>
        <w:commentRangeEnd w:id="24"/>
        <w:r w:rsidR="008D5A54">
          <w:rPr>
            <w:rStyle w:val="CommentReference"/>
          </w:rPr>
          <w:commentReference w:id="24"/>
        </w:r>
      </w:ins>
      <w:r>
        <w:t>wurde untersucht, wie eine Wand, welche Körperteile oder Objekte mittels Infrarot erkennen kann, funktionieren könnte. Die Infraroterkennung geschieht aber erst</w:t>
      </w:r>
      <w:r w:rsidRPr="00AC5F24">
        <w:t>,</w:t>
      </w:r>
      <w:r>
        <w:t xml:space="preserve"> wenn beispielsweise ein Finger genug nahe an der Bildschirmoberfläche ist. </w:t>
      </w:r>
    </w:p>
    <w:p w14:paraId="1169A51F" w14:textId="77777777" w:rsidR="00862184" w:rsidRDefault="00862184" w:rsidP="00862184">
      <w:pPr>
        <w:autoSpaceDE w:val="0"/>
        <w:autoSpaceDN w:val="0"/>
        <w:adjustRightInd w:val="0"/>
        <w:spacing w:after="0"/>
      </w:pPr>
      <w:commentRangeStart w:id="26"/>
      <w:r w:rsidRPr="00AC5F24">
        <w:t>Bei der Anwendung mit einer Wand mit grossen Abmessungen ergibt sich das Problem, dass nicht die ganze Bildschirmfläche</w:t>
      </w:r>
      <w:r>
        <w:t>,</w:t>
      </w:r>
      <w:r w:rsidRPr="00AC5F24">
        <w:t xml:space="preserve"> und somit alle Elemente</w:t>
      </w:r>
      <w:r>
        <w:t>,</w:t>
      </w:r>
      <w:r w:rsidRPr="00AC5F24">
        <w:t xml:space="preserve"> </w:t>
      </w:r>
      <w:r>
        <w:t xml:space="preserve">für den Nutzer </w:t>
      </w:r>
      <w:r w:rsidRPr="00AC5F24">
        <w:t xml:space="preserve">erreichbar </w:t>
      </w:r>
      <w:r>
        <w:t>ist</w:t>
      </w:r>
      <w:r w:rsidRPr="00AC5F24">
        <w:t xml:space="preserve">. Deshalb kann diese Technologie </w:t>
      </w:r>
      <w:r>
        <w:t xml:space="preserve">nicht </w:t>
      </w:r>
      <w:r w:rsidRPr="00AC5F24">
        <w:t>für die</w:t>
      </w:r>
      <w:r>
        <w:t xml:space="preserve"> Bachelorarbeit</w:t>
      </w:r>
      <w:r w:rsidRPr="00AC5F24">
        <w:t xml:space="preserve"> </w:t>
      </w:r>
      <w:r>
        <w:t>verwendet</w:t>
      </w:r>
      <w:r w:rsidRPr="00AC5F24">
        <w:t xml:space="preserve"> werden.</w:t>
      </w:r>
      <w:commentRangeEnd w:id="26"/>
      <w:r w:rsidR="008D5A54">
        <w:rPr>
          <w:rStyle w:val="CommentReference"/>
        </w:rPr>
        <w:commentReference w:id="26"/>
      </w:r>
    </w:p>
    <w:p w14:paraId="1CF04DB6" w14:textId="77777777" w:rsidR="00D657D5" w:rsidRDefault="00D657D5" w:rsidP="00D657D5">
      <w:pPr>
        <w:keepNext/>
      </w:pPr>
      <w:r>
        <w:rPr>
          <w:noProof/>
          <w:lang w:eastAsia="de-CH"/>
        </w:rPr>
        <w:drawing>
          <wp:inline distT="0" distB="0" distL="0" distR="0" wp14:anchorId="6E3B1B43" wp14:editId="6C91D066">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50424" cy="2179440"/>
                    </a:xfrm>
                    <a:prstGeom prst="rect">
                      <a:avLst/>
                    </a:prstGeom>
                  </pic:spPr>
                </pic:pic>
              </a:graphicData>
            </a:graphic>
          </wp:inline>
        </w:drawing>
      </w:r>
    </w:p>
    <w:p w14:paraId="49E2027A" w14:textId="77777777" w:rsidR="00D657D5" w:rsidRDefault="00D657D5" w:rsidP="00D657D5">
      <w:pPr>
        <w:pStyle w:val="Caption"/>
      </w:pPr>
      <w:r>
        <w:t xml:space="preserve">Abbildung </w:t>
      </w:r>
      <w:r w:rsidR="00D372CD">
        <w:fldChar w:fldCharType="begin"/>
      </w:r>
      <w:r w:rsidR="00D372CD">
        <w:instrText xml:space="preserve"> SEQ Abbildung \* ARABIC </w:instrText>
      </w:r>
      <w:r w:rsidR="00D372CD">
        <w:fldChar w:fldCharType="separate"/>
      </w:r>
      <w:r>
        <w:rPr>
          <w:noProof/>
        </w:rPr>
        <w:t>3</w:t>
      </w:r>
      <w:r w:rsidR="00D372CD">
        <w:rPr>
          <w:noProof/>
        </w:rPr>
        <w:fldChar w:fldCharType="end"/>
      </w:r>
      <w:r>
        <w:t xml:space="preserve"> - Konfiguration der Hol</w:t>
      </w:r>
      <w:r w:rsidR="00862184">
        <w:t>o</w:t>
      </w:r>
      <w:r>
        <w:t>Wall</w:t>
      </w:r>
    </w:p>
    <w:p w14:paraId="7E85E778" w14:textId="77777777" w:rsidR="00D657D5" w:rsidRPr="008358A6" w:rsidRDefault="00D657D5" w:rsidP="00D657D5">
      <w:pPr>
        <w:pStyle w:val="Heading5"/>
        <w:rPr>
          <w:lang w:val="en-US"/>
        </w:rPr>
      </w:pPr>
      <w:r w:rsidRPr="008358A6">
        <w:rPr>
          <w:lang w:val="en-US"/>
        </w:rPr>
        <w:t>"It's Mine, Don't Touch!</w:t>
      </w:r>
      <w:r w:rsidR="008358A6" w:rsidRPr="008358A6">
        <w:rPr>
          <w:lang w:val="en-US"/>
        </w:rPr>
        <w:t>”:</w:t>
      </w:r>
      <w:r w:rsidRPr="008358A6">
        <w:rPr>
          <w:lang w:val="en-US"/>
        </w:rPr>
        <w:t xml:space="preserve"> Interactions at a Large Multi-Touch Display in a City Centre</w:t>
      </w:r>
      <w:r w:rsidR="005550F3" w:rsidRPr="008358A6">
        <w:rPr>
          <w:lang w:val="en-US"/>
        </w:rPr>
        <w:t xml:space="preserve"> [peltonen08]</w:t>
      </w:r>
    </w:p>
    <w:p w14:paraId="720DEF09" w14:textId="77777777" w:rsidR="00862184" w:rsidRDefault="00862184" w:rsidP="00862184">
      <w:pPr>
        <w:autoSpaceDE w:val="0"/>
        <w:autoSpaceDN w:val="0"/>
        <w:adjustRightInd w:val="0"/>
        <w:spacing w:after="0"/>
      </w:pPr>
      <w:r>
        <w:lastRenderedPageBreak/>
        <w:t>Diese</w:t>
      </w:r>
      <w:r w:rsidRPr="00024B15">
        <w:t xml:space="preserve"> </w:t>
      </w:r>
      <w:r w:rsidR="0002741D">
        <w:t>Videowall</w:t>
      </w:r>
      <w:r w:rsidRPr="00024B15">
        <w:t xml:space="preserve"> funktioniert ausschliesslich mit Touch</w:t>
      </w:r>
      <w:r>
        <w:t>-</w:t>
      </w:r>
      <w:r w:rsidRPr="00024B15">
        <w:t>Gesten.</w:t>
      </w:r>
      <w:r>
        <w:t xml:space="preserve"> An dieser Applikation ist speziell, dass eine Interaktion mit mehreren Personen gleichzeitig möglich </w:t>
      </w:r>
      <w:commentRangeStart w:id="27"/>
      <w:r>
        <w:t>ist</w:t>
      </w:r>
      <w:commentRangeEnd w:id="27"/>
      <w:r w:rsidR="008D5A54">
        <w:rPr>
          <w:rStyle w:val="CommentReference"/>
        </w:rPr>
        <w:commentReference w:id="27"/>
      </w:r>
      <w:r>
        <w:t>.</w:t>
      </w:r>
    </w:p>
    <w:p w14:paraId="1B9823A2" w14:textId="77777777"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r w:rsidRPr="00862184">
        <w:t xml:space="preserve">HoloWall </w:t>
      </w:r>
      <w:r>
        <w:t>[m</w:t>
      </w:r>
      <w:r w:rsidRPr="00862184">
        <w:t>atsushita03]</w:t>
      </w:r>
      <w:r>
        <w:fldChar w:fldCharType="end"/>
      </w:r>
      <w:r>
        <w:t xml:space="preserve">) besteht hier eine ähnliche Problematik: Nicht alle Elemente sind auf dem grossen Bildschirm erreichbar, somit kann nicht überall eine Touch-Geste ausgeführt werden. </w:t>
      </w:r>
      <w:r w:rsidRPr="00AC5F24">
        <w:t>Deshalb kann diese Technologie für d</w:t>
      </w:r>
      <w:r>
        <w:t>as</w:t>
      </w:r>
      <w:r w:rsidRPr="00AC5F24">
        <w:t xml:space="preserve"> </w:t>
      </w:r>
      <w:r>
        <w:t>Bachelorp</w:t>
      </w:r>
      <w:r w:rsidRPr="00AC5F24">
        <w:t xml:space="preserve">rojekt nicht </w:t>
      </w:r>
      <w:r>
        <w:t>eingesetzt</w:t>
      </w:r>
      <w:r w:rsidRPr="00AC5F24">
        <w:t xml:space="preserve"> werden.</w:t>
      </w:r>
    </w:p>
    <w:p w14:paraId="369BBEF7" w14:textId="77777777" w:rsidR="00D657D5" w:rsidRDefault="00D657D5" w:rsidP="00D657D5">
      <w:pPr>
        <w:keepNext/>
        <w:autoSpaceDE w:val="0"/>
        <w:autoSpaceDN w:val="0"/>
        <w:adjustRightInd w:val="0"/>
        <w:spacing w:after="0"/>
      </w:pPr>
      <w:r>
        <w:rPr>
          <w:noProof/>
          <w:lang w:eastAsia="de-CH"/>
        </w:rPr>
        <w:drawing>
          <wp:inline distT="0" distB="0" distL="0" distR="0" wp14:anchorId="30F4CB06" wp14:editId="3A1D634C">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516430"/>
                    </a:xfrm>
                    <a:prstGeom prst="rect">
                      <a:avLst/>
                    </a:prstGeom>
                  </pic:spPr>
                </pic:pic>
              </a:graphicData>
            </a:graphic>
          </wp:inline>
        </w:drawing>
      </w:r>
    </w:p>
    <w:p w14:paraId="0FF9DDA7" w14:textId="77777777" w:rsidR="00D657D5" w:rsidRPr="00715AA9" w:rsidRDefault="00D657D5" w:rsidP="00D657D5">
      <w:pPr>
        <w:pStyle w:val="Caption"/>
        <w:rPr>
          <w:lang w:val="en-US"/>
        </w:rPr>
      </w:pPr>
      <w:r w:rsidRPr="00715AA9">
        <w:rPr>
          <w:lang w:val="en-US"/>
        </w:rPr>
        <w:t xml:space="preserve">Abbildung </w:t>
      </w:r>
      <w:r>
        <w:fldChar w:fldCharType="begin"/>
      </w:r>
      <w:r w:rsidRPr="00715AA9">
        <w:rPr>
          <w:lang w:val="en-US"/>
        </w:rPr>
        <w:instrText xml:space="preserve"> SEQ Abbildung \* ARABIC </w:instrText>
      </w:r>
      <w:r>
        <w:fldChar w:fldCharType="separate"/>
      </w:r>
      <w:r>
        <w:rPr>
          <w:noProof/>
          <w:lang w:val="en-US"/>
        </w:rPr>
        <w:t>4</w:t>
      </w:r>
      <w:r>
        <w:fldChar w:fldCharType="end"/>
      </w:r>
      <w:r w:rsidRPr="00715AA9">
        <w:rPr>
          <w:lang w:val="en-US"/>
        </w:rPr>
        <w:t xml:space="preserve"> - </w:t>
      </w:r>
      <w:r w:rsidR="0002741D">
        <w:rPr>
          <w:lang w:val="en-US"/>
        </w:rPr>
        <w:t>Videowall</w:t>
      </w:r>
      <w:r w:rsidRPr="00715AA9">
        <w:rPr>
          <w:lang w:val="en-US"/>
        </w:rPr>
        <w:t xml:space="preserve"> Setup "It's Mine, Dont't Touch!" (Quelle: TODO: Paper)</w:t>
      </w:r>
    </w:p>
    <w:p w14:paraId="7FB913ED" w14:textId="77777777" w:rsidR="00D657D5" w:rsidRPr="003B7932" w:rsidRDefault="00D657D5" w:rsidP="00D657D5">
      <w:pPr>
        <w:pStyle w:val="Heading5"/>
        <w:rPr>
          <w:lang w:val="en-US"/>
        </w:rPr>
      </w:pPr>
      <w:r w:rsidRPr="003B7932">
        <w:rPr>
          <w:lang w:val="en-US"/>
        </w:rPr>
        <w:t xml:space="preserve">Extending Touch: Towards Interaction with Large-Scale Surfaces </w:t>
      </w:r>
      <w:r w:rsidR="003C6C44" w:rsidRPr="003C6C44">
        <w:rPr>
          <w:lang w:val="en-US"/>
        </w:rPr>
        <w:t>[schick09]</w:t>
      </w:r>
    </w:p>
    <w:p w14:paraId="7A3E5724" w14:textId="77777777" w:rsidR="00862184" w:rsidRDefault="00862184" w:rsidP="00862184">
      <w:pPr>
        <w:autoSpaceDE w:val="0"/>
        <w:autoSpaceDN w:val="0"/>
        <w:adjustRightInd w:val="0"/>
        <w:spacing w:after="0"/>
      </w:pPr>
      <w:r w:rsidRPr="00F03146">
        <w:t xml:space="preserve">In dieser Arbeit wurde untersucht, wie </w:t>
      </w:r>
      <w:r>
        <w:t xml:space="preserve">eine grosse </w:t>
      </w:r>
      <w:r w:rsidR="0002741D">
        <w:t>Videowall</w:t>
      </w:r>
      <w:r>
        <w:t xml:space="preserve"> bedient werden kann. Es wurde festgestellt, dass Touch für eine solche Wand nicht ausreicht, weshalb zusätzlich zu Touch eine „Pointer Interaktion“ entwickelt wurde. Der Benutzer kann also mit dem Zeigen auf ein Objekt die Wand bedienen.</w:t>
      </w:r>
    </w:p>
    <w:p w14:paraId="44A1FD95" w14:textId="77777777"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 Bachelorarbeit. In der Bachelorarbeit wird für die 3D Erkennung die vergleichsweise kostengünstige Kinect inkl. Framework verwendet.</w:t>
      </w:r>
    </w:p>
    <w:p w14:paraId="158A2090" w14:textId="77777777" w:rsidR="00D657D5" w:rsidRDefault="00D657D5" w:rsidP="00D657D5">
      <w:pPr>
        <w:keepNext/>
        <w:autoSpaceDE w:val="0"/>
        <w:autoSpaceDN w:val="0"/>
        <w:adjustRightInd w:val="0"/>
        <w:spacing w:after="0"/>
      </w:pPr>
      <w:r>
        <w:rPr>
          <w:noProof/>
          <w:lang w:eastAsia="de-CH"/>
        </w:rPr>
        <w:drawing>
          <wp:inline distT="0" distB="0" distL="0" distR="0" wp14:anchorId="14772458" wp14:editId="39B9ED41">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153380"/>
                    </a:xfrm>
                    <a:prstGeom prst="rect">
                      <a:avLst/>
                    </a:prstGeom>
                  </pic:spPr>
                </pic:pic>
              </a:graphicData>
            </a:graphic>
          </wp:inline>
        </w:drawing>
      </w:r>
    </w:p>
    <w:p w14:paraId="6F0FE936" w14:textId="77777777" w:rsidR="00D657D5" w:rsidRPr="00593833" w:rsidRDefault="00D657D5" w:rsidP="00D657D5">
      <w:pPr>
        <w:pStyle w:val="Caption"/>
      </w:pPr>
      <w:r>
        <w:t xml:space="preserve">Abbildung </w:t>
      </w:r>
      <w:r w:rsidR="00D372CD">
        <w:fldChar w:fldCharType="begin"/>
      </w:r>
      <w:r w:rsidR="00D372CD">
        <w:instrText xml:space="preserve"> SEQ Abbildung \* ARABIC </w:instrText>
      </w:r>
      <w:r w:rsidR="00D372CD">
        <w:fldChar w:fldCharType="separate"/>
      </w:r>
      <w:r>
        <w:rPr>
          <w:noProof/>
        </w:rPr>
        <w:t>5</w:t>
      </w:r>
      <w:r w:rsidR="00D372CD">
        <w:rPr>
          <w:noProof/>
        </w:rPr>
        <w:fldChar w:fldCharType="end"/>
      </w:r>
      <w:r>
        <w:t xml:space="preserve"> - Extending Touch (Quelle: TODO: Paper)</w:t>
      </w:r>
    </w:p>
    <w:p w14:paraId="50729F99" w14:textId="77777777" w:rsidR="00D657D5" w:rsidRDefault="00D657D5" w:rsidP="00D657D5">
      <w:pPr>
        <w:pStyle w:val="Heading4"/>
      </w:pPr>
      <w:r>
        <w:t xml:space="preserve">Interaktion ohne </w:t>
      </w:r>
      <w:r w:rsidR="0002741D">
        <w:t>Videowall</w:t>
      </w:r>
    </w:p>
    <w:p w14:paraId="58618879" w14:textId="77777777" w:rsidR="00862184" w:rsidRDefault="00862184" w:rsidP="00862184">
      <w:r>
        <w:t xml:space="preserve">Da die </w:t>
      </w:r>
      <w:r w:rsidR="0002741D">
        <w:t>Videowall</w:t>
      </w:r>
      <w:r>
        <w:t xml:space="preserve"> ohne zusätzliche Hilfsmittel wie Tastatur oder Maus bedienbar sein soll, müssen andere Möglichkeiten gefunden werden, um mit der Wand zu interagieren.</w:t>
      </w:r>
    </w:p>
    <w:p w14:paraId="30BD6645" w14:textId="77777777"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14:paraId="6D093683" w14:textId="77777777" w:rsidR="00D657D5" w:rsidRDefault="00D657D5" w:rsidP="00D657D5">
      <w:pPr>
        <w:pStyle w:val="Heading5"/>
        <w:rPr>
          <w:lang w:val="en-US"/>
        </w:rPr>
      </w:pPr>
      <w:r w:rsidRPr="00C40CC3">
        <w:rPr>
          <w:lang w:val="en-US"/>
        </w:rPr>
        <w:t>Microsoft Kinect Sensor and Its Effect</w:t>
      </w:r>
      <w:r w:rsidR="00E37F9E">
        <w:rPr>
          <w:lang w:val="en-US"/>
        </w:rPr>
        <w:t xml:space="preserve"> </w:t>
      </w:r>
      <w:r w:rsidR="00E37F9E" w:rsidRPr="00E37F9E">
        <w:rPr>
          <w:lang w:val="en-US"/>
        </w:rPr>
        <w:t>[zhang12]</w:t>
      </w:r>
    </w:p>
    <w:p w14:paraId="157D2A71" w14:textId="77777777" w:rsidR="00862184" w:rsidRDefault="00862184" w:rsidP="00862184">
      <w:r w:rsidRPr="009B4AEE">
        <w:t xml:space="preserve">In diesem Paper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(TODO ref </w:t>
      </w:r>
      <w:hyperlink r:id="rId20" w:history="1">
        <w:r w:rsidRPr="00D0165E">
          <w:rPr>
            <w:rStyle w:val="Hyperlink"/>
          </w:rPr>
          <w:t>http://www.microsoft.com/about/technicalrecognition/Kinect-Skeletal-Tracking.aspx</w:t>
        </w:r>
      </w:hyperlink>
      <w:r>
        <w:rPr>
          <w:rStyle w:val="Hyperlink"/>
        </w:rPr>
        <w:t>)</w:t>
      </w:r>
      <w:r>
        <w:t xml:space="preserve"> genauer eingegangen.</w:t>
      </w:r>
    </w:p>
    <w:p w14:paraId="7DD1E56C" w14:textId="77777777" w:rsidR="00862184" w:rsidRDefault="00862184" w:rsidP="00862184">
      <w:r>
        <w:t xml:space="preserve">Da die HSR </w:t>
      </w:r>
      <w:r w:rsidR="0002741D">
        <w:t>Videowall</w:t>
      </w:r>
      <w:r>
        <w:t xml:space="preserve"> auf der Kinect Technologie basiert, ist dieses Paper besonders interessant.</w:t>
      </w:r>
    </w:p>
    <w:p w14:paraId="785B5F29" w14:textId="77777777" w:rsidR="00D657D5" w:rsidRDefault="00D657D5" w:rsidP="00D657D5">
      <w:pPr>
        <w:keepNext/>
      </w:pPr>
      <w:r>
        <w:rPr>
          <w:noProof/>
          <w:lang w:eastAsia="de-CH"/>
        </w:rPr>
        <w:lastRenderedPageBreak/>
        <w:drawing>
          <wp:inline distT="0" distB="0" distL="0" distR="0" wp14:anchorId="2CCFB3AD" wp14:editId="372CBE41">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979444"/>
                    </a:xfrm>
                    <a:prstGeom prst="rect">
                      <a:avLst/>
                    </a:prstGeom>
                  </pic:spPr>
                </pic:pic>
              </a:graphicData>
            </a:graphic>
          </wp:inline>
        </w:drawing>
      </w:r>
    </w:p>
    <w:p w14:paraId="645E9CB5" w14:textId="77777777" w:rsidR="00D657D5" w:rsidRDefault="00D657D5" w:rsidP="00D657D5">
      <w:pPr>
        <w:pStyle w:val="Caption"/>
      </w:pPr>
      <w:r>
        <w:t xml:space="preserve">Abbildung </w:t>
      </w:r>
      <w:r w:rsidR="00D372CD">
        <w:fldChar w:fldCharType="begin"/>
      </w:r>
      <w:r w:rsidR="00D372CD">
        <w:instrText xml:space="preserve"> SEQ Abbildung \* ARABIC </w:instrText>
      </w:r>
      <w:r w:rsidR="00D372CD">
        <w:fldChar w:fldCharType="separate"/>
      </w:r>
      <w:r>
        <w:rPr>
          <w:noProof/>
        </w:rPr>
        <w:t>6</w:t>
      </w:r>
      <w:r w:rsidR="00D372CD">
        <w:rPr>
          <w:noProof/>
        </w:rPr>
        <w:fldChar w:fldCharType="end"/>
      </w:r>
      <w:r>
        <w:t xml:space="preserve"> - Skeletal Tracking (Quelle: TODO: Paper)</w:t>
      </w:r>
    </w:p>
    <w:p w14:paraId="1CAEAC7D" w14:textId="77777777" w:rsidR="00D657D5" w:rsidRDefault="00D657D5" w:rsidP="00D657D5">
      <w:pPr>
        <w:pStyle w:val="Heading5"/>
      </w:pPr>
      <w:r>
        <w:t>Leap Motion</w:t>
      </w:r>
      <w:r>
        <w:rPr>
          <w:rStyle w:val="FootnoteReference"/>
        </w:rPr>
        <w:footnoteReference w:id="1"/>
      </w:r>
    </w:p>
    <w:p w14:paraId="741BFDFD" w14:textId="77777777" w:rsidR="00862184" w:rsidRDefault="00862184" w:rsidP="00862184">
      <w:r>
        <w:t>Leap Motion ist eine Art 3D-Kamera, ähnlich wie der Kinect Sensor. Anders als Kinect fokussiert dieses Gerät die Interaktion mit den Händen.</w:t>
      </w:r>
    </w:p>
    <w:p w14:paraId="70EBD728" w14:textId="77777777"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Pr>
          <w:rStyle w:val="FootnoteReference"/>
        </w:rPr>
        <w:footnoteReference w:id="2"/>
      </w:r>
      <w:r>
        <w:t xml:space="preserve"> erst im Dezember 2012 oder Januar 2013 verfügbar sein. Aus diesen Gründen ist Leap Motion für die Bachelorarbeit nicht geeignet.</w:t>
      </w:r>
    </w:p>
    <w:p w14:paraId="22AA0A4D" w14:textId="77777777" w:rsidR="00D657D5" w:rsidRDefault="00D657D5" w:rsidP="00D657D5">
      <w:pPr>
        <w:keepNext/>
      </w:pPr>
      <w:r>
        <w:rPr>
          <w:noProof/>
          <w:lang w:eastAsia="de-CH"/>
        </w:rPr>
        <w:drawing>
          <wp:inline distT="0" distB="0" distL="0" distR="0" wp14:anchorId="4A8B8540" wp14:editId="6583C695">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14:paraId="7059EDAF" w14:textId="77777777" w:rsidR="00D657D5" w:rsidRDefault="00D657D5" w:rsidP="00D657D5">
      <w:pPr>
        <w:pStyle w:val="Caption"/>
      </w:pPr>
      <w:r>
        <w:t xml:space="preserve">Abbildung </w:t>
      </w:r>
      <w:r w:rsidR="00D372CD">
        <w:fldChar w:fldCharType="begin"/>
      </w:r>
      <w:r w:rsidR="00D372CD">
        <w:instrText xml:space="preserve"> SEQ Abbildung \* ARABIC </w:instrText>
      </w:r>
      <w:r w:rsidR="00D372CD">
        <w:fldChar w:fldCharType="separate"/>
      </w:r>
      <w:r>
        <w:rPr>
          <w:noProof/>
        </w:rPr>
        <w:t>7</w:t>
      </w:r>
      <w:r w:rsidR="00D372CD">
        <w:rPr>
          <w:noProof/>
        </w:rPr>
        <w:fldChar w:fldCharType="end"/>
      </w:r>
      <w:r>
        <w:t xml:space="preserve"> - Leap Motion Sensor (</w:t>
      </w:r>
      <w:r w:rsidR="00862184">
        <w:t>Bildq</w:t>
      </w:r>
      <w:r>
        <w:t>uelle:</w:t>
      </w:r>
      <w:r w:rsidRPr="006129AA">
        <w:t xml:space="preserve"> </w:t>
      </w:r>
      <w:r>
        <w:t xml:space="preserve"> </w:t>
      </w:r>
      <w:hyperlink r:id="rId23" w:history="1">
        <w:r w:rsidRPr="00D0165E">
          <w:rPr>
            <w:rStyle w:val="Hyperlink"/>
          </w:rPr>
          <w:t>http://c347130.r30.cf1.rackcdn.com/about_10.jpg</w:t>
        </w:r>
      </w:hyperlink>
      <w:r>
        <w:t>)</w:t>
      </w:r>
    </w:p>
    <w:p w14:paraId="450037E1" w14:textId="77777777" w:rsidR="00D657D5" w:rsidRDefault="00D657D5" w:rsidP="00D657D5">
      <w:pPr>
        <w:pStyle w:val="Heading5"/>
      </w:pPr>
      <w:r w:rsidRPr="00426BAD">
        <w:t>Panasonic D-IMager</w:t>
      </w:r>
      <w:r>
        <w:rPr>
          <w:rStyle w:val="FootnoteReference"/>
        </w:rPr>
        <w:footnoteReference w:id="3"/>
      </w:r>
    </w:p>
    <w:p w14:paraId="346C7C65" w14:textId="77777777" w:rsidR="00862184" w:rsidRDefault="00862184" w:rsidP="00862184">
      <w:r>
        <w:t xml:space="preserve">D-IMager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14:paraId="40ECF75F" w14:textId="77777777" w:rsidR="00862184" w:rsidRDefault="00862184" w:rsidP="00862184">
      <w:r>
        <w:t>Aus diesen Gründen wird der Kinect Sensor dem D-IMager Sensor vorgezogen.</w:t>
      </w:r>
    </w:p>
    <w:p w14:paraId="5DDAD8B1" w14:textId="77777777" w:rsidR="00D657D5" w:rsidRDefault="00D657D5" w:rsidP="00D657D5">
      <w:pPr>
        <w:keepNext/>
      </w:pPr>
      <w:r>
        <w:rPr>
          <w:noProof/>
          <w:lang w:eastAsia="de-CH"/>
        </w:rPr>
        <w:lastRenderedPageBreak/>
        <w:drawing>
          <wp:inline distT="0" distB="0" distL="0" distR="0" wp14:anchorId="0B663645" wp14:editId="6B3CBD5F">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14:paraId="2FB7EEB2" w14:textId="77777777" w:rsidR="00D657D5" w:rsidRDefault="00D657D5" w:rsidP="00D657D5">
      <w:pPr>
        <w:pStyle w:val="Caption"/>
      </w:pPr>
      <w:r>
        <w:t xml:space="preserve">Abbildung </w:t>
      </w:r>
      <w:r w:rsidR="00D372CD">
        <w:fldChar w:fldCharType="begin"/>
      </w:r>
      <w:r w:rsidR="00D372CD">
        <w:instrText xml:space="preserve"> SEQ Abbildung \* ARABIC </w:instrText>
      </w:r>
      <w:r w:rsidR="00D372CD">
        <w:fldChar w:fldCharType="separate"/>
      </w:r>
      <w:r>
        <w:rPr>
          <w:noProof/>
        </w:rPr>
        <w:t>8</w:t>
      </w:r>
      <w:r w:rsidR="00D372CD">
        <w:rPr>
          <w:noProof/>
        </w:rPr>
        <w:fldChar w:fldCharType="end"/>
      </w:r>
      <w:r w:rsidR="00862184">
        <w:t xml:space="preserve"> - Panasonic D-IManager (Bildq</w:t>
      </w:r>
      <w:r>
        <w:t>uelle:</w:t>
      </w:r>
      <w:r w:rsidR="00862184">
        <w:t xml:space="preserve"> </w:t>
      </w:r>
      <w:hyperlink r:id="rId25" w:history="1">
        <w:r w:rsidRPr="00D0165E">
          <w:rPr>
            <w:rStyle w:val="Hyperlink"/>
          </w:rPr>
          <w:t>http://www2.panasonic.biz/es/densetsu/device/3DImageSensor/en/img/imgProduct01.jpg</w:t>
        </w:r>
      </w:hyperlink>
      <w:r>
        <w:t>)</w:t>
      </w:r>
    </w:p>
    <w:p w14:paraId="3E4CE7D3" w14:textId="77777777" w:rsidR="00D657D5" w:rsidRDefault="00D657D5" w:rsidP="00D657D5">
      <w:pPr>
        <w:pStyle w:val="Heading5"/>
        <w:rPr>
          <w:lang w:val="en-US"/>
        </w:rPr>
      </w:pPr>
      <w:r w:rsidRPr="00BF555A">
        <w:rPr>
          <w:lang w:val="en-US"/>
        </w:rPr>
        <w:t>Dance Dance Revolution (1998 Video Game)</w:t>
      </w:r>
      <w:r>
        <w:rPr>
          <w:rStyle w:val="FootnoteReference"/>
          <w:lang w:val="en-US"/>
        </w:rPr>
        <w:footnoteReference w:id="4"/>
      </w:r>
    </w:p>
    <w:p w14:paraId="2766563B" w14:textId="77777777" w:rsidR="00862184" w:rsidRDefault="00862184" w:rsidP="00862184">
      <w:r>
        <w:t>D</w:t>
      </w:r>
      <w:r w:rsidRPr="00BF555A">
        <w:t>iese</w:t>
      </w:r>
      <w:r>
        <w:t>s</w:t>
      </w:r>
      <w:r w:rsidRPr="00BF555A">
        <w:t xml:space="preserve"> Game </w:t>
      </w:r>
      <w:r>
        <w:t xml:space="preserve">wird mit </w:t>
      </w:r>
      <w:r w:rsidRPr="00BF555A">
        <w:t>einem Controller, der mit den Füssen bedient wird</w:t>
      </w:r>
      <w:r>
        <w:t>, gesteuert</w:t>
      </w:r>
      <w:r w:rsidRPr="00BF555A">
        <w:t>.</w:t>
      </w:r>
      <w:r>
        <w:t xml:space="preserve"> So ein Controller könnte eigentlich auch für die </w:t>
      </w:r>
      <w:r w:rsidR="0002741D">
        <w:t>Videowall</w:t>
      </w:r>
      <w:r>
        <w:t xml:space="preserve"> benutzt werden. Allerdings bestehen dabei folgende Probleme:</w:t>
      </w:r>
    </w:p>
    <w:p w14:paraId="1C06E157" w14:textId="77777777" w:rsidR="00862184" w:rsidRDefault="00862184" w:rsidP="00862184">
      <w:pPr>
        <w:pStyle w:val="ListParagraph"/>
        <w:numPr>
          <w:ilvl w:val="0"/>
          <w:numId w:val="30"/>
        </w:numPr>
      </w:pPr>
      <w:r>
        <w:t>Die Steuerung ist eingeschränkt auf die Bedienung mit den Füssen.</w:t>
      </w:r>
    </w:p>
    <w:p w14:paraId="4EFF7A28" w14:textId="77777777"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14:paraId="39FE292C" w14:textId="77777777" w:rsidR="00862184" w:rsidRDefault="00862184" w:rsidP="00862184">
      <w:r>
        <w:t xml:space="preserve">Aus diesen Gründen ist diese Art von Bedienung für die HSR </w:t>
      </w:r>
      <w:r w:rsidR="0002741D">
        <w:t>Videowall</w:t>
      </w:r>
      <w:r>
        <w:t xml:space="preserve"> nicht geeignet.</w:t>
      </w:r>
    </w:p>
    <w:p w14:paraId="667E5240" w14:textId="77777777" w:rsidR="00862184" w:rsidRPr="00BF555A" w:rsidRDefault="00862184" w:rsidP="00862184">
      <w:r>
        <w:t>Interessant ist, dass ein Nachbau (</w:t>
      </w:r>
      <w:r w:rsidRPr="00D81330">
        <w:t>DanceEvolution</w:t>
      </w:r>
      <w:r>
        <w:rPr>
          <w:rStyle w:val="FootnoteReference"/>
        </w:rPr>
        <w:footnoteReference w:id="5"/>
      </w:r>
      <w:r>
        <w:t>) des Spiels von 1998 im Jahr 2010 von für die Xbox gemacht wurde. Die Steuerung des Spiels funktioniert mit Kinect.</w:t>
      </w:r>
    </w:p>
    <w:p w14:paraId="17265637" w14:textId="77777777" w:rsidR="00D657D5" w:rsidRDefault="00D657D5" w:rsidP="00D657D5">
      <w:pPr>
        <w:keepNext/>
      </w:pPr>
      <w:r>
        <w:rPr>
          <w:noProof/>
          <w:lang w:eastAsia="de-CH"/>
        </w:rPr>
        <w:drawing>
          <wp:inline distT="0" distB="0" distL="0" distR="0" wp14:anchorId="1439CA38" wp14:editId="080F7E9E">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14:paraId="34C64436" w14:textId="77777777"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Pr="00C81080">
        <w:rPr>
          <w:noProof/>
          <w:lang w:val="fr-CH"/>
        </w:rPr>
        <w:t>9</w:t>
      </w:r>
      <w:r>
        <w:fldChar w:fldCharType="end"/>
      </w:r>
      <w:r w:rsidRPr="00C81080">
        <w:rPr>
          <w:lang w:val="fr-CH"/>
        </w:rPr>
        <w:t xml:space="preserve"> - Dance Dance Revolution Game (Quelle: </w:t>
      </w:r>
      <w:r w:rsidR="00C96B5F">
        <w:fldChar w:fldCharType="begin"/>
      </w:r>
      <w:r w:rsidR="00C96B5F" w:rsidRPr="003D31F5">
        <w:rPr>
          <w:lang w:val="fr-CH"/>
          <w:rPrChange w:id="28" w:author="HSR" w:date="2012-06-07T10:45:00Z">
            <w:rPr/>
          </w:rPrChange>
        </w:rPr>
        <w:instrText xml:space="preserve"> HYPERLINK "http://en.wikipedia.org/wiki/File:DDR_US_1st.jpg" </w:instrText>
      </w:r>
      <w:r w:rsidR="00C96B5F">
        <w:fldChar w:fldCharType="separate"/>
      </w:r>
      <w:r w:rsidRPr="00C81080">
        <w:rPr>
          <w:rStyle w:val="Hyperlink"/>
          <w:lang w:val="fr-CH"/>
        </w:rPr>
        <w:t>http://en.wikipedia.org/wiki/File:DDR_US_1st.jpg</w:t>
      </w:r>
      <w:r w:rsidR="00C96B5F">
        <w:rPr>
          <w:rStyle w:val="Hyperlink"/>
          <w:lang w:val="fr-CH"/>
        </w:rPr>
        <w:fldChar w:fldCharType="end"/>
      </w:r>
      <w:r w:rsidRPr="00C81080">
        <w:rPr>
          <w:lang w:val="fr-CH"/>
        </w:rPr>
        <w:t>)</w:t>
      </w:r>
    </w:p>
    <w:p w14:paraId="3533A95A" w14:textId="77777777" w:rsidR="00862184" w:rsidRDefault="00862184" w:rsidP="00862184">
      <w:pPr>
        <w:pStyle w:val="Heading4"/>
        <w:rPr>
          <w:lang w:val="fr-CH"/>
        </w:rPr>
      </w:pPr>
      <w:bookmarkStart w:id="29" w:name="_Ref326053466"/>
      <w:r>
        <w:rPr>
          <w:lang w:val="fr-CH"/>
        </w:rPr>
        <w:lastRenderedPageBreak/>
        <w:t xml:space="preserve">Fazit </w:t>
      </w:r>
      <w:commentRangeStart w:id="30"/>
      <w:r>
        <w:rPr>
          <w:lang w:val="fr-CH"/>
        </w:rPr>
        <w:t>Konkurrenzanalyse</w:t>
      </w:r>
      <w:bookmarkEnd w:id="29"/>
      <w:commentRangeEnd w:id="30"/>
      <w:r w:rsidR="00501326">
        <w:rPr>
          <w:rStyle w:val="CommentReference"/>
          <w:rFonts w:asciiTheme="minorHAnsi" w:hAnsiTheme="minorHAnsi"/>
          <w:color w:val="auto"/>
          <w:spacing w:val="0"/>
        </w:rPr>
        <w:commentReference w:id="30"/>
      </w:r>
    </w:p>
    <w:p w14:paraId="19F4C474" w14:textId="77777777" w:rsidR="00862184" w:rsidRDefault="00862184" w:rsidP="00862184">
      <w:r>
        <w:t>TODO</w:t>
      </w:r>
    </w:p>
    <w:p w14:paraId="5E21590D" w14:textId="77777777" w:rsidR="00862184" w:rsidRDefault="00862184" w:rsidP="00862184">
      <w:r>
        <w:t>Kreativfrage: Was ist die Konkurrenz? Aktuelles Whiteboard? Das Web?</w:t>
      </w:r>
    </w:p>
    <w:p w14:paraId="4062296E" w14:textId="77777777" w:rsidR="00862184" w:rsidRDefault="00862184" w:rsidP="00862184">
      <w:r>
        <w:t>Konkurrenzanalyse: Kein anderer Anbieter, zumindest nicht “ab Stange”.</w:t>
      </w:r>
    </w:p>
    <w:p w14:paraId="10DC3569" w14:textId="77777777" w:rsidR="00862184" w:rsidRPr="00B719A4" w:rsidRDefault="00862184" w:rsidP="00862184">
      <w:r>
        <w:t>Anwendung ist so neu, dass es einen Prototypen dafür braucht.</w:t>
      </w:r>
    </w:p>
    <w:p w14:paraId="6AF9A574" w14:textId="77777777" w:rsidR="00501326" w:rsidRDefault="00501326" w:rsidP="00D657D5">
      <w:pPr>
        <w:rPr>
          <w:ins w:id="31" w:author="Markus Stolze" w:date="2012-06-07T09:50:00Z"/>
        </w:rPr>
      </w:pPr>
    </w:p>
    <w:p w14:paraId="064D48B5" w14:textId="77777777" w:rsidR="00501326" w:rsidRDefault="00501326" w:rsidP="00D657D5">
      <w:pPr>
        <w:rPr>
          <w:ins w:id="32" w:author="Markus Stolze" w:date="2012-06-07T09:50:00Z"/>
        </w:rPr>
      </w:pPr>
    </w:p>
    <w:p w14:paraId="5DEAFB14" w14:textId="77777777" w:rsidR="00501326" w:rsidRDefault="00501326" w:rsidP="00D657D5">
      <w:pPr>
        <w:rPr>
          <w:ins w:id="33" w:author="Markus Stolze" w:date="2012-06-07T09:51:00Z"/>
        </w:rPr>
      </w:pPr>
      <w:ins w:id="34" w:author="Markus Stolze" w:date="2012-06-07T09:50:00Z">
        <w:r>
          <w:t>COMMENT Markus</w:t>
        </w:r>
      </w:ins>
    </w:p>
    <w:p w14:paraId="1AAF185E" w14:textId="77777777" w:rsidR="00531F06" w:rsidRDefault="00501326" w:rsidP="00D657D5">
      <w:pPr>
        <w:rPr>
          <w:ins w:id="35" w:author="Markus Stolze" w:date="2012-06-07T09:53:00Z"/>
        </w:rPr>
      </w:pPr>
      <w:ins w:id="36" w:author="Markus Stolze" w:date="2012-06-07T09:51:00Z">
        <w:r>
          <w:t xml:space="preserve">Ihr seit leider am Ziel vorbeigeschossen: Aufgabestellung war ja Video-Wall (Public display) mit Kinect. Daher hätte ich eher Arbeiten </w:t>
        </w:r>
        <w:r w:rsidR="00531F06">
          <w:t xml:space="preserve">wie das folgende Video genommen. </w:t>
        </w:r>
      </w:ins>
    </w:p>
    <w:p w14:paraId="4A46896B" w14:textId="77777777" w:rsidR="00531F06" w:rsidRDefault="00531F06" w:rsidP="00D657D5">
      <w:pPr>
        <w:rPr>
          <w:ins w:id="37" w:author="Markus Stolze" w:date="2012-06-07T09:55:00Z"/>
        </w:rPr>
      </w:pPr>
      <w:ins w:id="38" w:author="Markus Stolze" w:date="2012-06-07T09:53:00Z">
        <w:r>
          <w:fldChar w:fldCharType="begin"/>
        </w:r>
        <w:r>
          <w:instrText xml:space="preserve"> HYPERLINK "</w:instrText>
        </w:r>
        <w:r w:rsidRPr="00501326">
          <w:instrText>http://www.showcase-nec.com/index.php/showcase2012/zones/ret/</w:instrText>
        </w:r>
        <w:r>
          <w:instrText xml:space="preserve">" </w:instrText>
        </w:r>
        <w:r>
          <w:fldChar w:fldCharType="separate"/>
        </w:r>
        <w:r w:rsidRPr="00805FA0">
          <w:rPr>
            <w:rStyle w:val="Hyperlink"/>
          </w:rPr>
          <w:t>http://www.showcase-nec.com/index.php/showcase2012/zones/ret/</w:t>
        </w:r>
        <w:r>
          <w:fldChar w:fldCharType="end"/>
        </w:r>
      </w:ins>
    </w:p>
    <w:p w14:paraId="0F129B5A" w14:textId="77777777" w:rsidR="00826894" w:rsidRDefault="00826894" w:rsidP="00D657D5">
      <w:pPr>
        <w:rPr>
          <w:ins w:id="39" w:author="Markus Stolze" w:date="2012-06-07T09:55:00Z"/>
        </w:rPr>
      </w:pPr>
      <w:ins w:id="40" w:author="Markus Stolze" w:date="2012-06-07T09:55:00Z">
        <w:r>
          <w:fldChar w:fldCharType="begin"/>
        </w:r>
        <w:r>
          <w:instrText xml:space="preserve"> HYPERLINK "</w:instrText>
        </w:r>
        <w:r w:rsidRPr="00826894">
          <w:instrText>http://www.youtube.com/watch?v=lmSoV2Mb8gE&amp;feature=related</w:instrText>
        </w:r>
        <w:r>
          <w:instrText xml:space="preserve">" </w:instrText>
        </w:r>
        <w:r>
          <w:fldChar w:fldCharType="separate"/>
        </w:r>
        <w:r w:rsidRPr="00805FA0">
          <w:rPr>
            <w:rStyle w:val="Hyperlink"/>
          </w:rPr>
          <w:t>http://www.youtube.com/watch?v=lmSoV2Mb8gE&amp;feature=related</w:t>
        </w:r>
        <w:r>
          <w:fldChar w:fldCharType="end"/>
        </w:r>
      </w:ins>
    </w:p>
    <w:p w14:paraId="57DE7820" w14:textId="77777777" w:rsidR="00826894" w:rsidRDefault="00826894" w:rsidP="00D657D5">
      <w:pPr>
        <w:rPr>
          <w:ins w:id="41" w:author="Markus Stolze" w:date="2012-06-07T09:57:00Z"/>
        </w:rPr>
      </w:pPr>
      <w:ins w:id="42" w:author="Markus Stolze" w:date="2012-06-07T09:57:00Z">
        <w:r>
          <w:fldChar w:fldCharType="begin"/>
        </w:r>
        <w:r>
          <w:instrText xml:space="preserve"> HYPERLINK "</w:instrText>
        </w:r>
        <w:r w:rsidRPr="00826894">
          <w:instrText>http://www.youtube.com/watch?v=La2xIJ-SzwQ&amp;feature=related</w:instrText>
        </w:r>
        <w:r>
          <w:instrText xml:space="preserve">" </w:instrText>
        </w:r>
        <w:r>
          <w:fldChar w:fldCharType="separate"/>
        </w:r>
        <w:r w:rsidRPr="00805FA0">
          <w:rPr>
            <w:rStyle w:val="Hyperlink"/>
          </w:rPr>
          <w:t>http://www.youtube.com/watch?v=La2xIJ-SzwQ&amp;feature=related</w:t>
        </w:r>
        <w:r>
          <w:fldChar w:fldCharType="end"/>
        </w:r>
      </w:ins>
    </w:p>
    <w:p w14:paraId="0CB358D1" w14:textId="77777777" w:rsidR="00826894" w:rsidRDefault="00826894" w:rsidP="00D657D5">
      <w:pPr>
        <w:rPr>
          <w:ins w:id="43" w:author="Markus Stolze" w:date="2012-06-07T09:57:00Z"/>
        </w:rPr>
      </w:pPr>
      <w:ins w:id="44" w:author="Markus Stolze" w:date="2012-06-07T09:57:00Z">
        <w:r>
          <w:fldChar w:fldCharType="begin"/>
        </w:r>
        <w:r>
          <w:instrText xml:space="preserve"> HYPERLINK "</w:instrText>
        </w:r>
        <w:r w:rsidRPr="00826894">
          <w:instrText>http://www.youtube.com/watch?v=xFgvNMN2DiQ&amp;feature=related</w:instrText>
        </w:r>
        <w:r>
          <w:instrText xml:space="preserve">" </w:instrText>
        </w:r>
        <w:r>
          <w:fldChar w:fldCharType="separate"/>
        </w:r>
        <w:r w:rsidRPr="00805FA0">
          <w:rPr>
            <w:rStyle w:val="Hyperlink"/>
          </w:rPr>
          <w:t>http://www.youtube.com/watch?v=xFgvNMN2DiQ&amp;feature=related</w:t>
        </w:r>
        <w:r>
          <w:fldChar w:fldCharType="end"/>
        </w:r>
      </w:ins>
    </w:p>
    <w:p w14:paraId="576300B2" w14:textId="77777777" w:rsidR="00826894" w:rsidRDefault="00826894" w:rsidP="00D657D5">
      <w:pPr>
        <w:rPr>
          <w:ins w:id="45" w:author="Markus Stolze" w:date="2012-06-07T10:09:00Z"/>
        </w:rPr>
      </w:pPr>
      <w:ins w:id="46" w:author="Markus Stolze" w:date="2012-06-07T09:59:00Z">
        <w:r>
          <w:fldChar w:fldCharType="begin"/>
        </w:r>
        <w:r>
          <w:instrText xml:space="preserve"> HYPERLINK "</w:instrText>
        </w:r>
        <w:r w:rsidRPr="00826894">
          <w:instrText>http://www.youtube.com/watch?v=KBHgRcMPaYI&amp;feature=related</w:instrText>
        </w:r>
        <w:r>
          <w:instrText xml:space="preserve">" </w:instrText>
        </w:r>
        <w:r>
          <w:fldChar w:fldCharType="separate"/>
        </w:r>
        <w:r w:rsidRPr="00805FA0">
          <w:rPr>
            <w:rStyle w:val="Hyperlink"/>
          </w:rPr>
          <w:t>http://www.youtube.com/watch?v=KBHgRcMPaYI&amp;feature=related</w:t>
        </w:r>
        <w:r>
          <w:fldChar w:fldCharType="end"/>
        </w:r>
      </w:ins>
    </w:p>
    <w:p w14:paraId="6DC7F297" w14:textId="74AB486B" w:rsidR="006451FC" w:rsidRDefault="00DF4AB2" w:rsidP="00D657D5">
      <w:pPr>
        <w:rPr>
          <w:ins w:id="47" w:author="Markus Stolze" w:date="2012-06-07T10:10:00Z"/>
        </w:rPr>
      </w:pPr>
      <w:ins w:id="48" w:author="Markus Stolze" w:date="2012-06-07T10:10:00Z">
        <w:r>
          <w:fldChar w:fldCharType="begin"/>
        </w:r>
        <w:r>
          <w:instrText xml:space="preserve"> HYPERLINK "</w:instrText>
        </w:r>
      </w:ins>
      <w:ins w:id="49" w:author="Markus Stolze" w:date="2012-06-07T10:09:00Z">
        <w:r w:rsidRPr="006451FC">
          <w:instrText>http://www.youtube.com/watch?v=wT2zyT5eJIU&amp;feature=related</w:instrText>
        </w:r>
      </w:ins>
      <w:ins w:id="50" w:author="Markus Stolze" w:date="2012-06-07T10:10:00Z">
        <w:r>
          <w:instrText xml:space="preserve">" </w:instrText>
        </w:r>
        <w:r>
          <w:fldChar w:fldCharType="separate"/>
        </w:r>
      </w:ins>
      <w:ins w:id="51" w:author="Markus Stolze" w:date="2012-06-07T10:09:00Z">
        <w:r w:rsidRPr="00805FA0">
          <w:rPr>
            <w:rStyle w:val="Hyperlink"/>
          </w:rPr>
          <w:t>http://www.youtube.com/watch?v=wT2zyT5eJIU&amp;feature=related</w:t>
        </w:r>
      </w:ins>
      <w:ins w:id="52" w:author="Markus Stolze" w:date="2012-06-07T10:10:00Z">
        <w:r>
          <w:fldChar w:fldCharType="end"/>
        </w:r>
      </w:ins>
    </w:p>
    <w:p w14:paraId="52C77B78" w14:textId="07092085" w:rsidR="00DF4AB2" w:rsidRDefault="00DF4AB2" w:rsidP="00D657D5">
      <w:pPr>
        <w:rPr>
          <w:ins w:id="53" w:author="Markus Stolze" w:date="2012-06-07T09:59:00Z"/>
        </w:rPr>
      </w:pPr>
      <w:ins w:id="54" w:author="Markus Stolze" w:date="2012-06-07T10:10:00Z">
        <w:r w:rsidRPr="00DF4AB2">
          <w:t>http://www.youtube.com/watch?v=CLD1wVbcD8w&amp;feature=related</w:t>
        </w:r>
      </w:ins>
    </w:p>
    <w:p w14:paraId="0C1EA467" w14:textId="77777777" w:rsidR="00826894" w:rsidRDefault="00826894" w:rsidP="00D657D5">
      <w:pPr>
        <w:rPr>
          <w:ins w:id="55" w:author="Markus Stolze" w:date="2012-06-07T10:02:00Z"/>
        </w:rPr>
      </w:pPr>
      <w:ins w:id="56" w:author="Markus Stolze" w:date="2012-06-07T10:00:00Z">
        <w:r>
          <w:fldChar w:fldCharType="begin"/>
        </w:r>
        <w:r>
          <w:instrText xml:space="preserve"> HYPERLINK "</w:instrText>
        </w:r>
      </w:ins>
      <w:ins w:id="57" w:author="Markus Stolze" w:date="2012-06-07T09:59:00Z">
        <w:r w:rsidRPr="00826894">
          <w:instrText>http://www.youtube.com/watch?v=Yk6PLmUY3tw&amp;feature=related</w:instrText>
        </w:r>
      </w:ins>
      <w:ins w:id="58" w:author="Markus Stolze" w:date="2012-06-07T10:00:00Z">
        <w:r>
          <w:instrText xml:space="preserve">" </w:instrText>
        </w:r>
        <w:r>
          <w:fldChar w:fldCharType="separate"/>
        </w:r>
      </w:ins>
      <w:ins w:id="59" w:author="Markus Stolze" w:date="2012-06-07T09:59:00Z">
        <w:r w:rsidRPr="00805FA0">
          <w:rPr>
            <w:rStyle w:val="Hyperlink"/>
          </w:rPr>
          <w:t>http://www.youtube.com/watch?v=Yk6PLmUY3tw&amp;feature=related</w:t>
        </w:r>
      </w:ins>
      <w:ins w:id="60" w:author="Markus Stolze" w:date="2012-06-07T10:00:00Z">
        <w:r>
          <w:fldChar w:fldCharType="end"/>
        </w:r>
      </w:ins>
    </w:p>
    <w:p w14:paraId="0E95C0F0" w14:textId="77777777" w:rsidR="002C1080" w:rsidRDefault="002C1080" w:rsidP="00D657D5">
      <w:pPr>
        <w:rPr>
          <w:ins w:id="61" w:author="Markus Stolze" w:date="2012-06-07T10:05:00Z"/>
        </w:rPr>
      </w:pPr>
      <w:ins w:id="62" w:author="Markus Stolze" w:date="2012-06-07T10:04:00Z">
        <w:r>
          <w:fldChar w:fldCharType="begin"/>
        </w:r>
        <w:r>
          <w:instrText xml:space="preserve"> HYPERLINK "</w:instrText>
        </w:r>
      </w:ins>
      <w:ins w:id="63" w:author="Markus Stolze" w:date="2012-06-07T10:02:00Z">
        <w:r w:rsidRPr="002C1080">
          <w:instrText>http://www.youtube.com/watch?v=xnjRG7QO2aY&amp;feature=related</w:instrText>
        </w:r>
      </w:ins>
      <w:ins w:id="64" w:author="Markus Stolze" w:date="2012-06-07T10:04:00Z">
        <w:r>
          <w:instrText xml:space="preserve">" </w:instrText>
        </w:r>
        <w:r>
          <w:fldChar w:fldCharType="separate"/>
        </w:r>
      </w:ins>
      <w:ins w:id="65" w:author="Markus Stolze" w:date="2012-06-07T10:02:00Z">
        <w:r w:rsidRPr="00805FA0">
          <w:rPr>
            <w:rStyle w:val="Hyperlink"/>
          </w:rPr>
          <w:t>http://www.youtube.com/watch?v=xnjRG7QO2aY&amp;feature=related</w:t>
        </w:r>
      </w:ins>
      <w:ins w:id="66" w:author="Markus Stolze" w:date="2012-06-07T10:04:00Z">
        <w:r>
          <w:fldChar w:fldCharType="end"/>
        </w:r>
      </w:ins>
    </w:p>
    <w:p w14:paraId="22176F89" w14:textId="77777777" w:rsidR="002C1080" w:rsidRDefault="002C1080" w:rsidP="00D657D5">
      <w:pPr>
        <w:rPr>
          <w:ins w:id="67" w:author="Markus Stolze" w:date="2012-06-07T10:04:00Z"/>
        </w:rPr>
      </w:pPr>
      <w:ins w:id="68" w:author="Markus Stolze" w:date="2012-06-07T10:05:00Z">
        <w:r w:rsidRPr="002C1080">
          <w:t>http://www.youtube.com/watch?v=--gACt4x1kA&amp;feature=related</w:t>
        </w:r>
      </w:ins>
    </w:p>
    <w:p w14:paraId="781EA505" w14:textId="77777777" w:rsidR="002C1080" w:rsidRDefault="002C1080" w:rsidP="00D657D5">
      <w:pPr>
        <w:rPr>
          <w:ins w:id="69" w:author="Markus Stolze" w:date="2012-06-07T10:07:00Z"/>
        </w:rPr>
      </w:pPr>
      <w:ins w:id="70" w:author="Markus Stolze" w:date="2012-06-07T10:07:00Z">
        <w:r>
          <w:fldChar w:fldCharType="begin"/>
        </w:r>
        <w:r>
          <w:instrText xml:space="preserve"> HYPERLINK "</w:instrText>
        </w:r>
      </w:ins>
      <w:ins w:id="71" w:author="Markus Stolze" w:date="2012-06-07T10:04:00Z">
        <w:r w:rsidRPr="002C1080">
          <w:instrText>http://www.youtube.com/watch?v=4F3rnV3-6VM&amp;feature=related</w:instrText>
        </w:r>
      </w:ins>
      <w:ins w:id="72" w:author="Markus Stolze" w:date="2012-06-07T10:07:00Z">
        <w:r>
          <w:instrText xml:space="preserve">" </w:instrText>
        </w:r>
        <w:r>
          <w:fldChar w:fldCharType="separate"/>
        </w:r>
      </w:ins>
      <w:ins w:id="73" w:author="Markus Stolze" w:date="2012-06-07T10:04:00Z">
        <w:r w:rsidRPr="00805FA0">
          <w:rPr>
            <w:rStyle w:val="Hyperlink"/>
          </w:rPr>
          <w:t>http://www.youtube.com/watch?v=4F3rnV3-6VM&amp;feature=related</w:t>
        </w:r>
      </w:ins>
      <w:ins w:id="74" w:author="Markus Stolze" w:date="2012-06-07T10:07:00Z">
        <w:r>
          <w:fldChar w:fldCharType="end"/>
        </w:r>
      </w:ins>
    </w:p>
    <w:p w14:paraId="4AADB13E" w14:textId="77777777" w:rsidR="002C1080" w:rsidRDefault="002C1080" w:rsidP="00D657D5">
      <w:pPr>
        <w:rPr>
          <w:ins w:id="75" w:author="Markus Stolze" w:date="2012-06-07T10:00:00Z"/>
        </w:rPr>
      </w:pPr>
      <w:ins w:id="76" w:author="Markus Stolze" w:date="2012-06-07T10:07:00Z">
        <w:r w:rsidRPr="002C1080">
          <w:t>http://www.youtube.com/watch?v=W0kBCFUtb34&amp;feature=related</w:t>
        </w:r>
      </w:ins>
    </w:p>
    <w:p w14:paraId="04757E41" w14:textId="77777777" w:rsidR="00826894" w:rsidRDefault="00826894" w:rsidP="00D657D5">
      <w:pPr>
        <w:rPr>
          <w:ins w:id="77" w:author="Markus Stolze" w:date="2012-06-07T09:53:00Z"/>
        </w:rPr>
      </w:pPr>
    </w:p>
    <w:p w14:paraId="2A793837" w14:textId="77777777" w:rsidR="00501326" w:rsidRDefault="00531F06" w:rsidP="00D657D5">
      <w:pPr>
        <w:rPr>
          <w:ins w:id="78" w:author="Markus Stolze" w:date="2012-06-07T09:50:00Z"/>
        </w:rPr>
      </w:pPr>
      <w:ins w:id="79" w:author="Markus Stolze" w:date="2012-06-07T09:53:00Z">
        <w:r>
          <w:t>Fazit</w:t>
        </w:r>
      </w:ins>
      <w:ins w:id="80" w:author="Markus Stolze" w:date="2012-06-07T09:51:00Z">
        <w:r>
          <w:t xml:space="preserve">: Video </w:t>
        </w:r>
      </w:ins>
      <w:ins w:id="81" w:author="Markus Stolze" w:date="2012-06-07T09:52:00Z">
        <w:r>
          <w:t xml:space="preserve">Walls und Kinect sind am </w:t>
        </w:r>
      </w:ins>
      <w:ins w:id="82" w:author="Markus Stolze" w:date="2012-06-07T10:07:00Z">
        <w:r w:rsidR="002C1080">
          <w:t>entstehen</w:t>
        </w:r>
      </w:ins>
      <w:ins w:id="83" w:author="Markus Stolze" w:date="2012-06-07T09:52:00Z">
        <w:r>
          <w:t xml:space="preserve"> aber sind im Moment noch nicht „ab der Stange“ zu haben, sondern werden im Rahmen von Technology-Showcases</w:t>
        </w:r>
      </w:ins>
      <w:ins w:id="84" w:author="Markus Stolze" w:date="2012-06-07T09:53:00Z">
        <w:r>
          <w:t xml:space="preserve"> gezeigt (dies passt genau zum Anwendungsziel der HSR)</w:t>
        </w:r>
      </w:ins>
      <w:ins w:id="85" w:author="Markus Stolze" w:date="2012-06-07T09:52:00Z">
        <w:r>
          <w:t xml:space="preserve"> </w:t>
        </w:r>
      </w:ins>
    </w:p>
    <w:p w14:paraId="0C412803" w14:textId="67719887" w:rsidR="00D657D5" w:rsidRPr="00862184" w:rsidRDefault="00D657D5" w:rsidP="00D657D5">
      <w:r w:rsidRPr="00862184">
        <w:br w:type="page"/>
      </w:r>
    </w:p>
    <w:p w14:paraId="3AA8C4E5" w14:textId="77777777" w:rsidR="00DC33F4" w:rsidRDefault="0011728F" w:rsidP="0047585F">
      <w:pPr>
        <w:pStyle w:val="Heading3"/>
      </w:pPr>
      <w:bookmarkStart w:id="86" w:name="_Toc320601246"/>
      <w:r>
        <w:lastRenderedPageBreak/>
        <w:t>Passantena</w:t>
      </w:r>
      <w:r w:rsidR="007B74F2">
        <w:t>nalyse</w:t>
      </w:r>
      <w:bookmarkEnd w:id="86"/>
    </w:p>
    <w:p w14:paraId="77965BCE" w14:textId="77777777"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14:paraId="5E4CED23" w14:textId="77777777"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14:paraId="7AEAE2A2" w14:textId="77777777" w:rsidTr="00B5526F">
        <w:trPr>
          <w:cnfStyle w:val="100000000000" w:firstRow="1" w:lastRow="0" w:firstColumn="0" w:lastColumn="0" w:oddVBand="0" w:evenVBand="0" w:oddHBand="0" w:evenHBand="0" w:firstRowFirstColumn="0" w:firstRowLastColumn="0" w:lastRowFirstColumn="0" w:lastRowLastColumn="0"/>
        </w:trPr>
        <w:tc>
          <w:tcPr>
            <w:tcW w:w="3070" w:type="dxa"/>
          </w:tcPr>
          <w:p w14:paraId="483248EE" w14:textId="77777777" w:rsidR="009644BA" w:rsidRDefault="009644BA">
            <w:r>
              <w:t>Datum</w:t>
            </w:r>
          </w:p>
        </w:tc>
        <w:tc>
          <w:tcPr>
            <w:tcW w:w="3071" w:type="dxa"/>
          </w:tcPr>
          <w:p w14:paraId="4C24BDE8" w14:textId="77777777" w:rsidR="009644BA" w:rsidRDefault="009644BA">
            <w:r>
              <w:t>Beginn</w:t>
            </w:r>
          </w:p>
        </w:tc>
        <w:tc>
          <w:tcPr>
            <w:tcW w:w="3071" w:type="dxa"/>
          </w:tcPr>
          <w:p w14:paraId="38965941" w14:textId="77777777" w:rsidR="009644BA" w:rsidRDefault="009644BA">
            <w:r>
              <w:t>Ende</w:t>
            </w:r>
          </w:p>
        </w:tc>
      </w:tr>
      <w:tr w:rsidR="009644BA" w14:paraId="31BA39F4" w14:textId="77777777" w:rsidTr="00B5526F">
        <w:trPr>
          <w:cnfStyle w:val="000000100000" w:firstRow="0" w:lastRow="0" w:firstColumn="0" w:lastColumn="0" w:oddVBand="0" w:evenVBand="0" w:oddHBand="1" w:evenHBand="0" w:firstRowFirstColumn="0" w:firstRowLastColumn="0" w:lastRowFirstColumn="0" w:lastRowLastColumn="0"/>
        </w:trPr>
        <w:tc>
          <w:tcPr>
            <w:tcW w:w="3070" w:type="dxa"/>
          </w:tcPr>
          <w:p w14:paraId="200560C2" w14:textId="77777777" w:rsidR="009644BA" w:rsidRDefault="009644BA">
            <w:r>
              <w:t>28.02.2012</w:t>
            </w:r>
          </w:p>
        </w:tc>
        <w:tc>
          <w:tcPr>
            <w:tcW w:w="3071" w:type="dxa"/>
          </w:tcPr>
          <w:p w14:paraId="095DA85B" w14:textId="77777777" w:rsidR="009644BA" w:rsidRDefault="009644BA">
            <w:r>
              <w:t>9:28</w:t>
            </w:r>
          </w:p>
        </w:tc>
        <w:tc>
          <w:tcPr>
            <w:tcW w:w="3071" w:type="dxa"/>
          </w:tcPr>
          <w:p w14:paraId="69104F2C" w14:textId="77777777" w:rsidR="009644BA" w:rsidRDefault="009644BA">
            <w:r>
              <w:t>10:16</w:t>
            </w:r>
          </w:p>
        </w:tc>
      </w:tr>
      <w:tr w:rsidR="009644BA" w14:paraId="372A8204" w14:textId="77777777" w:rsidTr="00B5526F">
        <w:trPr>
          <w:cnfStyle w:val="000000010000" w:firstRow="0" w:lastRow="0" w:firstColumn="0" w:lastColumn="0" w:oddVBand="0" w:evenVBand="0" w:oddHBand="0" w:evenHBand="1" w:firstRowFirstColumn="0" w:firstRowLastColumn="0" w:lastRowFirstColumn="0" w:lastRowLastColumn="0"/>
        </w:trPr>
        <w:tc>
          <w:tcPr>
            <w:tcW w:w="3070" w:type="dxa"/>
          </w:tcPr>
          <w:p w14:paraId="504E1FDB" w14:textId="77777777" w:rsidR="009644BA" w:rsidRDefault="009644BA">
            <w:r>
              <w:t>28.02.2012</w:t>
            </w:r>
          </w:p>
        </w:tc>
        <w:tc>
          <w:tcPr>
            <w:tcW w:w="3071" w:type="dxa"/>
          </w:tcPr>
          <w:p w14:paraId="6028E2B5" w14:textId="77777777" w:rsidR="009644BA" w:rsidRDefault="009644BA">
            <w:r>
              <w:t>11:23</w:t>
            </w:r>
          </w:p>
        </w:tc>
        <w:tc>
          <w:tcPr>
            <w:tcW w:w="3071" w:type="dxa"/>
          </w:tcPr>
          <w:p w14:paraId="1B8E24E7" w14:textId="77777777" w:rsidR="009644BA" w:rsidRDefault="009644BA">
            <w:r>
              <w:t>13:10</w:t>
            </w:r>
          </w:p>
        </w:tc>
      </w:tr>
    </w:tbl>
    <w:p w14:paraId="74CAB3F5" w14:textId="77777777" w:rsidR="006E5CF4" w:rsidRDefault="007C23DC" w:rsidP="007C23DC">
      <w:pPr>
        <w:pStyle w:val="Caption"/>
      </w:pPr>
      <w:r>
        <w:t xml:space="preserve">Tabelle </w:t>
      </w:r>
      <w:r w:rsidR="00D372CD">
        <w:fldChar w:fldCharType="begin"/>
      </w:r>
      <w:r w:rsidR="00D372CD">
        <w:instrText xml:space="preserve"> SEQ Tabelle \* ARABIC </w:instrText>
      </w:r>
      <w:r w:rsidR="00D372CD">
        <w:fldChar w:fldCharType="separate"/>
      </w:r>
      <w:r w:rsidR="00735B88">
        <w:rPr>
          <w:noProof/>
        </w:rPr>
        <w:t>3</w:t>
      </w:r>
      <w:r w:rsidR="00D372CD">
        <w:rPr>
          <w:noProof/>
        </w:rPr>
        <w:fldChar w:fldCharType="end"/>
      </w:r>
      <w:r>
        <w:t xml:space="preserve"> </w:t>
      </w:r>
      <w:r w:rsidR="0043065F">
        <w:t>-</w:t>
      </w:r>
      <w:r>
        <w:t xml:space="preserve"> Beobachtungszeitabschnitte</w:t>
      </w:r>
    </w:p>
    <w:p w14:paraId="1F66BC69" w14:textId="77777777"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14:paraId="4356CC1B" w14:textId="77777777" w:rsidR="004431D2" w:rsidRPr="00120AEB" w:rsidRDefault="004431D2" w:rsidP="001C50AE">
      <w:pPr>
        <w:ind w:left="709" w:hanging="709"/>
      </w:pPr>
      <w:r>
        <w:rPr>
          <w:noProof/>
          <w:lang w:eastAsia="de-CH"/>
        </w:rPr>
        <w:drawing>
          <wp:inline distT="0" distB="0" distL="0" distR="0" wp14:anchorId="557936AF" wp14:editId="2633B5C3">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3E0F7FB" w14:textId="77777777" w:rsidR="006D5A74" w:rsidRDefault="006D5A74" w:rsidP="006D5A74">
      <w:pPr>
        <w:pStyle w:val="Caption"/>
      </w:pPr>
      <w:r>
        <w:t xml:space="preserve">Abbildung </w:t>
      </w:r>
      <w:r w:rsidR="00D372CD">
        <w:fldChar w:fldCharType="begin"/>
      </w:r>
      <w:r w:rsidR="00D372CD">
        <w:instrText xml:space="preserve"> SEQ Abbildung \* ARABIC </w:instrText>
      </w:r>
      <w:r w:rsidR="00D372CD">
        <w:fldChar w:fldCharType="separate"/>
      </w:r>
      <w:r w:rsidR="00B42BA9">
        <w:rPr>
          <w:noProof/>
        </w:rPr>
        <w:t>2</w:t>
      </w:r>
      <w:r w:rsidR="00D372CD">
        <w:rPr>
          <w:noProof/>
        </w:rPr>
        <w:fldChar w:fldCharType="end"/>
      </w:r>
      <w:r>
        <w:t xml:space="preserve"> - Anzahl Personen über die Zeit</w:t>
      </w:r>
    </w:p>
    <w:p w14:paraId="18963FAA" w14:textId="77777777" w:rsidR="0085280D" w:rsidRDefault="0085280D" w:rsidP="0047585F">
      <w:pPr>
        <w:pStyle w:val="Heading4"/>
      </w:pPr>
      <w:bookmarkStart w:id="87" w:name="_Toc320601247"/>
      <w:r>
        <w:t>Abstand</w:t>
      </w:r>
      <w:r w:rsidR="0043065F">
        <w:t>szonen</w:t>
      </w:r>
      <w:bookmarkEnd w:id="87"/>
    </w:p>
    <w:p w14:paraId="57150A63" w14:textId="77777777" w:rsidR="00426561" w:rsidRDefault="00426561" w:rsidP="00426561">
      <w:r>
        <w:t>Durch die Beobachtung konnte die Auslastung der verschiedenen Abstandszonen ausgewertet werden.</w:t>
      </w:r>
    </w:p>
    <w:p w14:paraId="5D3C698E" w14:textId="77777777" w:rsidR="00426561" w:rsidRDefault="006D6B49">
      <w:r>
        <w:rPr>
          <w:noProof/>
          <w:lang w:eastAsia="de-CH"/>
        </w:rPr>
        <w:lastRenderedPageBreak/>
        <w:drawing>
          <wp:inline distT="0" distB="0" distL="0" distR="0" wp14:anchorId="28D0B9AE" wp14:editId="6A7018C2">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1AA5482" w14:textId="77777777" w:rsidR="00444D21" w:rsidRDefault="00444D21" w:rsidP="00444D21">
      <w:pPr>
        <w:pStyle w:val="Caption"/>
      </w:pPr>
      <w:r>
        <w:t xml:space="preserve">Abbildung </w:t>
      </w:r>
      <w:r w:rsidR="00D372CD">
        <w:fldChar w:fldCharType="begin"/>
      </w:r>
      <w:r w:rsidR="00D372CD">
        <w:instrText xml:space="preserve"> SEQ Abbildung \* ARABIC </w:instrText>
      </w:r>
      <w:r w:rsidR="00D372CD">
        <w:fldChar w:fldCharType="separate"/>
      </w:r>
      <w:r w:rsidR="00B42BA9">
        <w:rPr>
          <w:noProof/>
        </w:rPr>
        <w:t>3</w:t>
      </w:r>
      <w:r w:rsidR="00D372CD">
        <w:rPr>
          <w:noProof/>
        </w:rPr>
        <w:fldChar w:fldCharType="end"/>
      </w:r>
      <w:r>
        <w:t xml:space="preserve"> - Auslastung der Abstandszonen</w:t>
      </w:r>
    </w:p>
    <w:p w14:paraId="2E78FCF5" w14:textId="77777777"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14:paraId="728D150C" w14:textId="77777777" w:rsidR="00077156" w:rsidRDefault="00D26F57">
      <w:r>
        <w:rPr>
          <w:noProof/>
          <w:lang w:eastAsia="de-CH"/>
        </w:rPr>
        <w:lastRenderedPageBreak/>
        <w:drawing>
          <wp:inline distT="0" distB="0" distL="0" distR="0" wp14:anchorId="6972AE6E" wp14:editId="6F9A97A3">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14:paraId="296D6998" w14:textId="77777777" w:rsidR="00FA4200" w:rsidRDefault="00D26F57" w:rsidP="00D26F57">
      <w:pPr>
        <w:pStyle w:val="Caption"/>
        <w:rPr>
          <w:noProof/>
        </w:rPr>
      </w:pPr>
      <w:bookmarkStart w:id="88" w:name="_Ref318987794"/>
      <w:r>
        <w:t xml:space="preserve">Abbildung </w:t>
      </w:r>
      <w:r w:rsidR="00D372CD">
        <w:fldChar w:fldCharType="begin"/>
      </w:r>
      <w:r w:rsidR="00D372CD">
        <w:instrText xml:space="preserve"> SEQ Abbildung \* ARABIC </w:instrText>
      </w:r>
      <w:r w:rsidR="00D372CD">
        <w:fldChar w:fldCharType="separate"/>
      </w:r>
      <w:r w:rsidR="00B42BA9">
        <w:rPr>
          <w:noProof/>
        </w:rPr>
        <w:t>4</w:t>
      </w:r>
      <w:r w:rsidR="00D372CD">
        <w:rPr>
          <w:noProof/>
        </w:rPr>
        <w:fldChar w:fldCharType="end"/>
      </w:r>
      <w:r>
        <w:t xml:space="preserve"> - Auslastung der Abstandszonen</w:t>
      </w:r>
      <w:r>
        <w:rPr>
          <w:noProof/>
        </w:rPr>
        <w:t xml:space="preserve">, Grundriss Gebäude </w:t>
      </w:r>
      <w:commentRangeStart w:id="89"/>
      <w:r>
        <w:rPr>
          <w:noProof/>
        </w:rPr>
        <w:t>4</w:t>
      </w:r>
      <w:bookmarkEnd w:id="88"/>
      <w:commentRangeEnd w:id="89"/>
      <w:r w:rsidR="00F609A9">
        <w:rPr>
          <w:rStyle w:val="CommentReference"/>
          <w:b w:val="0"/>
          <w:bCs w:val="0"/>
          <w:color w:val="auto"/>
        </w:rPr>
        <w:commentReference w:id="89"/>
      </w:r>
    </w:p>
    <w:p w14:paraId="6578A5FD" w14:textId="77777777" w:rsidR="00A46354" w:rsidRDefault="00490236" w:rsidP="0047585F">
      <w:pPr>
        <w:pStyle w:val="Heading4"/>
      </w:pPr>
      <w:bookmarkStart w:id="90" w:name="_Toc320601248"/>
      <w:r>
        <w:t>Gruppengrössen</w:t>
      </w:r>
      <w:bookmarkEnd w:id="90"/>
      <w:r w:rsidR="003D2D5A" w:rsidRPr="003D2D5A">
        <w:rPr>
          <w:noProof/>
          <w:lang w:eastAsia="de-CH"/>
        </w:rPr>
        <w:t xml:space="preserve"> </w:t>
      </w:r>
    </w:p>
    <w:p w14:paraId="6084B679" w14:textId="77777777" w:rsidR="00A46354" w:rsidRDefault="00FE62F9" w:rsidP="00A46354">
      <w:r>
        <w:t>Folgende Gruppengrössen wurden beobachtet und</w:t>
      </w:r>
      <w:r w:rsidR="00153E6F">
        <w:t xml:space="preserve"> im folgenden Diagramm prozentual ausgewertet:</w:t>
      </w:r>
    </w:p>
    <w:p w14:paraId="5E591872" w14:textId="77777777"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8B834B7" wp14:editId="6DCB048E">
                <wp:simplePos x="0" y="0"/>
                <wp:positionH relativeFrom="column">
                  <wp:posOffset>4214495</wp:posOffset>
                </wp:positionH>
                <wp:positionV relativeFrom="paragraph">
                  <wp:posOffset>265166</wp:posOffset>
                </wp:positionV>
                <wp:extent cx="1153160" cy="46101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461010"/>
                        </a:xfrm>
                        <a:prstGeom prst="rect">
                          <a:avLst/>
                        </a:prstGeom>
                        <a:noFill/>
                        <a:ln w="9525">
                          <a:noFill/>
                          <a:miter lim="800000"/>
                          <a:headEnd/>
                          <a:tailEnd/>
                        </a:ln>
                      </wps:spPr>
                      <wps:txbx>
                        <w:txbxContent>
                          <w:p w14:paraId="6449D382" w14:textId="77777777" w:rsidR="00826894" w:rsidRPr="0073417C" w:rsidRDefault="00826894"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mo="http://schemas.microsoft.com/office/mac/office/2008/main">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735B88" w:rsidRPr="0073417C" w:rsidRDefault="00735B88"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207A9EA5" wp14:editId="1B24D884">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B0BBB1D" w14:textId="77777777" w:rsidR="008F6C36" w:rsidRDefault="008F6C36" w:rsidP="008F6C36">
      <w:pPr>
        <w:pStyle w:val="Caption"/>
      </w:pPr>
      <w:r>
        <w:t xml:space="preserve">Abbildung </w:t>
      </w:r>
      <w:r w:rsidR="00D372CD">
        <w:fldChar w:fldCharType="begin"/>
      </w:r>
      <w:r w:rsidR="00D372CD">
        <w:instrText xml:space="preserve"> SEQ Abbildung \* ARABIC </w:instrText>
      </w:r>
      <w:r w:rsidR="00D372CD">
        <w:fldChar w:fldCharType="separate"/>
      </w:r>
      <w:r w:rsidR="00B42BA9">
        <w:rPr>
          <w:noProof/>
        </w:rPr>
        <w:t>5</w:t>
      </w:r>
      <w:r w:rsidR="00D372CD">
        <w:rPr>
          <w:noProof/>
        </w:rPr>
        <w:fldChar w:fldCharType="end"/>
      </w:r>
      <w:r>
        <w:t xml:space="preserve"> - Vorkommen der Gruppengrössen</w:t>
      </w:r>
    </w:p>
    <w:p w14:paraId="2C15F804" w14:textId="77777777"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14:paraId="61D878EF" w14:textId="77777777" w:rsidR="00191C04" w:rsidRDefault="0077276C" w:rsidP="00191C04">
      <w:pPr>
        <w:keepNext/>
      </w:pPr>
      <w:r>
        <w:rPr>
          <w:noProof/>
          <w:lang w:eastAsia="de-CH"/>
        </w:rPr>
        <w:drawing>
          <wp:inline distT="0" distB="0" distL="0" distR="0" wp14:anchorId="6F92F8BF" wp14:editId="745DAB7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8A44D9A" w14:textId="77777777" w:rsidR="00607536" w:rsidRPr="000E3E63" w:rsidRDefault="00191C04" w:rsidP="000E3E63">
      <w:pPr>
        <w:pStyle w:val="Caption"/>
      </w:pPr>
      <w:r>
        <w:t xml:space="preserve">Abbildung </w:t>
      </w:r>
      <w:r w:rsidR="00D372CD">
        <w:fldChar w:fldCharType="begin"/>
      </w:r>
      <w:r w:rsidR="00D372CD">
        <w:instrText xml:space="preserve"> SEQ Abbildung \* ARABIC </w:instrText>
      </w:r>
      <w:r w:rsidR="00D372CD">
        <w:fldChar w:fldCharType="separate"/>
      </w:r>
      <w:r w:rsidR="00B42BA9">
        <w:rPr>
          <w:noProof/>
        </w:rPr>
        <w:t>6</w:t>
      </w:r>
      <w:r w:rsidR="00D372CD">
        <w:rPr>
          <w:noProof/>
        </w:rPr>
        <w:fldChar w:fldCharType="end"/>
      </w:r>
      <w:r>
        <w:t xml:space="preserve"> -</w:t>
      </w:r>
      <w:r w:rsidR="0043065F">
        <w:t xml:space="preserve"> </w:t>
      </w:r>
      <w:r w:rsidRPr="00170BA1">
        <w:t xml:space="preserve">Aufteilung Einzelpersonen zu </w:t>
      </w:r>
      <w:commentRangeStart w:id="91"/>
      <w:r w:rsidRPr="00170BA1">
        <w:t>Gruppen</w:t>
      </w:r>
      <w:commentRangeEnd w:id="91"/>
      <w:r w:rsidR="00621F55">
        <w:rPr>
          <w:rStyle w:val="CommentReference"/>
          <w:b w:val="0"/>
          <w:bCs w:val="0"/>
          <w:color w:val="auto"/>
        </w:rPr>
        <w:commentReference w:id="91"/>
      </w:r>
      <w:r w:rsidR="00607536">
        <w:br w:type="page"/>
      </w:r>
    </w:p>
    <w:p w14:paraId="6241F28C" w14:textId="77777777" w:rsidR="00594962" w:rsidRDefault="00682539" w:rsidP="0047585F">
      <w:pPr>
        <w:pStyle w:val="Heading3"/>
      </w:pPr>
      <w:bookmarkStart w:id="92" w:name="_Toc320601249"/>
      <w:bookmarkStart w:id="93" w:name="_Ref319428867"/>
      <w:r>
        <w:lastRenderedPageBreak/>
        <w:t>Interaktionsbereich des Kinect Sensors</w:t>
      </w:r>
      <w:bookmarkEnd w:id="92"/>
    </w:p>
    <w:p w14:paraId="1702CA64" w14:textId="77777777"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32"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14:paraId="611B1686" w14:textId="77777777"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14:paraId="673BF55C" w14:textId="77777777" w:rsidR="005B1EC9" w:rsidRDefault="005B1EC9" w:rsidP="005B1EC9">
      <w:pPr>
        <w:ind w:left="709" w:hanging="709"/>
      </w:pPr>
      <w:r>
        <w:rPr>
          <w:noProof/>
          <w:lang w:eastAsia="de-CH"/>
        </w:rPr>
        <w:drawing>
          <wp:inline distT="0" distB="0" distL="0" distR="0" wp14:anchorId="4887428E" wp14:editId="08110B1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14:paraId="0240ACBB" w14:textId="77777777" w:rsidR="00905A9B" w:rsidRDefault="00B42BA9" w:rsidP="00B42BA9">
      <w:pPr>
        <w:pStyle w:val="Caption"/>
      </w:pPr>
      <w:r>
        <w:t xml:space="preserve">Abbildung </w:t>
      </w:r>
      <w:r w:rsidR="00D372CD">
        <w:fldChar w:fldCharType="begin"/>
      </w:r>
      <w:r w:rsidR="00D372CD">
        <w:instrText xml:space="preserve"> SEQ Abbildung \* ARABIC </w:instrText>
      </w:r>
      <w:r w:rsidR="00D372CD">
        <w:fldChar w:fldCharType="separate"/>
      </w:r>
      <w:r>
        <w:rPr>
          <w:noProof/>
        </w:rPr>
        <w:t>7</w:t>
      </w:r>
      <w:r w:rsidR="00D372CD">
        <w:rPr>
          <w:noProof/>
        </w:rPr>
        <w:fldChar w:fldCharType="end"/>
      </w:r>
      <w:r>
        <w:t xml:space="preserve"> - Kinect Skelett-Erkennungsbereich,</w:t>
      </w:r>
      <w:r w:rsidRPr="005B1EC9">
        <w:t xml:space="preserve"> </w:t>
      </w:r>
      <w:r>
        <w:t>Grundriss Gebäude 4.</w:t>
      </w:r>
    </w:p>
    <w:p w14:paraId="062F4167" w14:textId="77777777"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t>
      </w:r>
      <w:commentRangeStart w:id="94"/>
      <w:r w:rsidR="00905A9B">
        <w:t>wurde</w:t>
      </w:r>
      <w:commentRangeEnd w:id="94"/>
      <w:r w:rsidR="00621F55">
        <w:rPr>
          <w:rStyle w:val="CommentReference"/>
          <w:b w:val="0"/>
          <w:bCs w:val="0"/>
          <w:color w:val="auto"/>
        </w:rPr>
        <w:commentReference w:id="94"/>
      </w:r>
      <w:r w:rsidR="00905A9B">
        <w:t>.</w:t>
      </w:r>
    </w:p>
    <w:p w14:paraId="5DECBA20" w14:textId="77777777"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14:paraId="5DAD46D0" w14:textId="77777777" w:rsidR="00361ABD" w:rsidRDefault="00637BEA" w:rsidP="0047585F">
      <w:pPr>
        <w:pStyle w:val="Heading3"/>
      </w:pPr>
      <w:bookmarkStart w:id="95" w:name="_Toc320601250"/>
      <w:r>
        <w:lastRenderedPageBreak/>
        <w:t>Befragung</w:t>
      </w:r>
      <w:bookmarkEnd w:id="93"/>
      <w:bookmarkEnd w:id="95"/>
    </w:p>
    <w:p w14:paraId="07134D0C" w14:textId="0A7F88B9" w:rsidR="00E627EA" w:rsidRDefault="00E627EA">
      <w:pPr>
        <w:jc w:val="right"/>
        <w:rPr>
          <w:ins w:id="96" w:author="Markus Stolze" w:date="2012-06-07T10:38:00Z"/>
        </w:rPr>
        <w:pPrChange w:id="97" w:author="Markus Stolze" w:date="2012-06-07T10:38:00Z">
          <w:pPr/>
        </w:pPrChange>
      </w:pPr>
      <w:bookmarkStart w:id="98" w:name="_Ref318901355"/>
      <w:ins w:id="99" w:author="Markus Stolze" w:date="2012-06-07T10:38:00Z">
        <w:r>
          <w:t>@@@@@@@@@@@@ bis hier</w:t>
        </w:r>
      </w:ins>
    </w:p>
    <w:p w14:paraId="5B828B61" w14:textId="77777777" w:rsidR="00623750" w:rsidRDefault="0090148A" w:rsidP="00623750">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14:paraId="3A29DEB5" w14:textId="77777777"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14:paraId="735190C1" w14:textId="77777777"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14:paraId="78B6116B" w14:textId="77777777"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1B2B3580" w14:textId="77777777" w:rsidR="00623750" w:rsidRDefault="00623750" w:rsidP="00DF3331">
            <w:r>
              <w:t>Abteilung</w:t>
            </w:r>
          </w:p>
        </w:tc>
        <w:tc>
          <w:tcPr>
            <w:tcW w:w="3292" w:type="dxa"/>
          </w:tcPr>
          <w:p w14:paraId="63B02CDD" w14:textId="77777777"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14:paraId="18655F75"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7BC72EBA" w14:textId="77777777"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14:paraId="23589553"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14:paraId="27308356" w14:textId="77777777"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040BB7DE" w14:textId="77777777"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14:paraId="50996124" w14:textId="77777777"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14:paraId="68234343"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0B2B4B3E" w14:textId="77777777"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14:paraId="16F24A90"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14:paraId="225B617D" w14:textId="77777777"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2BD85016" w14:textId="77777777"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14:paraId="2485214E" w14:textId="77777777"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14:paraId="0EB7717E"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26B7BC13" w14:textId="77777777"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14:paraId="71B6D933"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14:paraId="1379A7D8" w14:textId="77777777"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2E899AE8" w14:textId="77777777"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14:paraId="70088F98" w14:textId="77777777"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14:paraId="448EF750"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3D28B30E" w14:textId="77777777"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14:paraId="5D69F2A8"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14:paraId="3BB2A190" w14:textId="77777777" w:rsidR="00623750" w:rsidRDefault="00623750" w:rsidP="00623750">
      <w:pPr>
        <w:pStyle w:val="Caption"/>
      </w:pPr>
      <w:bookmarkStart w:id="100" w:name="_Ref318971871"/>
      <w:r>
        <w:t xml:space="preserve">Tabelle </w:t>
      </w:r>
      <w:r w:rsidR="00D372CD">
        <w:fldChar w:fldCharType="begin"/>
      </w:r>
      <w:r w:rsidR="00D372CD">
        <w:instrText xml:space="preserve"> SEQ Tabelle \* ARABIC </w:instrText>
      </w:r>
      <w:r w:rsidR="00D372CD">
        <w:fldChar w:fldCharType="separate"/>
      </w:r>
      <w:r w:rsidR="00735B88">
        <w:rPr>
          <w:noProof/>
        </w:rPr>
        <w:t>4</w:t>
      </w:r>
      <w:r w:rsidR="00D372CD">
        <w:rPr>
          <w:noProof/>
        </w:rPr>
        <w:fldChar w:fldCharType="end"/>
      </w:r>
      <w:r>
        <w:t xml:space="preserve"> - </w:t>
      </w:r>
      <w:r w:rsidRPr="0073021C">
        <w:t>Anzahl Fragebögen pro Abteilung</w:t>
      </w:r>
      <w:bookmarkEnd w:id="100"/>
    </w:p>
    <w:p w14:paraId="4EECE18F" w14:textId="77777777" w:rsidR="001425C3" w:rsidRDefault="001425C3">
      <w:pPr>
        <w:rPr>
          <w:rFonts w:asciiTheme="majorHAnsi" w:hAnsiTheme="majorHAnsi"/>
          <w:b/>
          <w:color w:val="00629E"/>
          <w:spacing w:val="15"/>
          <w:sz w:val="22"/>
          <w:szCs w:val="22"/>
        </w:rPr>
      </w:pPr>
      <w:r>
        <w:br w:type="page"/>
      </w:r>
    </w:p>
    <w:p w14:paraId="70961964" w14:textId="77777777" w:rsidR="006A77EE" w:rsidRDefault="006A77EE" w:rsidP="0047585F">
      <w:pPr>
        <w:pStyle w:val="Heading4"/>
      </w:pPr>
      <w:bookmarkStart w:id="101" w:name="_Toc320601251"/>
      <w:r>
        <w:lastRenderedPageBreak/>
        <w:t>Fragebogen</w:t>
      </w:r>
      <w:bookmarkEnd w:id="98"/>
      <w:bookmarkEnd w:id="101"/>
    </w:p>
    <w:p w14:paraId="4959077D" w14:textId="77777777" w:rsidR="006A77EE" w:rsidRDefault="006A77EE" w:rsidP="006A77EE">
      <w:pPr>
        <w:tabs>
          <w:tab w:val="left" w:leader="underscore" w:pos="9072"/>
        </w:tabs>
        <w:spacing w:after="240"/>
      </w:pPr>
      <w:r>
        <w:t xml:space="preserve">Name: </w:t>
      </w:r>
      <w:r>
        <w:tab/>
      </w:r>
    </w:p>
    <w:p w14:paraId="7781317B" w14:textId="77777777" w:rsidR="006A77EE" w:rsidRDefault="006A77EE" w:rsidP="006A77EE">
      <w:pPr>
        <w:tabs>
          <w:tab w:val="left" w:leader="underscore" w:pos="9072"/>
        </w:tabs>
        <w:spacing w:after="240"/>
      </w:pPr>
      <w:r>
        <w:t>Studienrichtung:</w:t>
      </w:r>
      <w:r>
        <w:tab/>
      </w:r>
    </w:p>
    <w:p w14:paraId="32542B2E" w14:textId="77777777" w:rsidR="006A77EE" w:rsidRDefault="006A77EE" w:rsidP="006A77EE">
      <w:pPr>
        <w:tabs>
          <w:tab w:val="left" w:leader="underscore" w:pos="9072"/>
        </w:tabs>
        <w:spacing w:after="240"/>
      </w:pPr>
      <w:r>
        <w:t xml:space="preserve">Semester: </w:t>
      </w:r>
      <w:r>
        <w:tab/>
      </w:r>
    </w:p>
    <w:p w14:paraId="620941F9" w14:textId="77777777" w:rsidR="006A77EE" w:rsidRDefault="006A77EE" w:rsidP="006A77EE"/>
    <w:p w14:paraId="1834EB7D"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732F8E68" w14:textId="77777777"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14:paraId="413AE1D1"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0AF5ECBD"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14:paraId="1787D206"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5090EEF8"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14:paraId="632C822C"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3D8AC945"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14:paraId="10583C81"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2415CB93" w14:textId="77777777" w:rsidR="006A77EE" w:rsidRPr="006F6F3B" w:rsidRDefault="006A77EE" w:rsidP="00DF3331">
            <w:pPr>
              <w:spacing w:before="120"/>
              <w:rPr>
                <w:rFonts w:cstheme="minorHAnsi"/>
              </w:rPr>
            </w:pPr>
            <w:r w:rsidRPr="006F6F3B">
              <w:rPr>
                <w:rFonts w:cstheme="minorHAnsi"/>
              </w:rPr>
              <w:t>trifft nicht zu</w:t>
            </w:r>
          </w:p>
        </w:tc>
      </w:tr>
    </w:tbl>
    <w:p w14:paraId="02771AFB" w14:textId="77777777" w:rsidR="006A77EE" w:rsidRDefault="006A77EE" w:rsidP="006A77EE">
      <w:pPr>
        <w:spacing w:after="0"/>
        <w:rPr>
          <w:rFonts w:ascii="Calibri" w:eastAsia="Times New Roman" w:hAnsi="Calibri" w:cs="Calibri"/>
          <w:b/>
          <w:bCs/>
          <w:color w:val="000000"/>
          <w:sz w:val="27"/>
          <w:szCs w:val="27"/>
          <w:lang w:eastAsia="de-CH"/>
        </w:rPr>
      </w:pPr>
    </w:p>
    <w:p w14:paraId="2E52B194"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0128FC33" w14:textId="77777777"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14:paraId="35733C8E"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20E6F080"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14:paraId="56A51AF7"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170865FA"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14:paraId="383CDF0B"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12457DD1"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14:paraId="0EF88615"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F3C8E38" w14:textId="77777777" w:rsidR="006A77EE" w:rsidRPr="006F6F3B" w:rsidRDefault="006A77EE" w:rsidP="00DF3331">
            <w:pPr>
              <w:spacing w:before="120"/>
              <w:rPr>
                <w:rFonts w:cstheme="minorHAnsi"/>
              </w:rPr>
            </w:pPr>
            <w:r w:rsidRPr="006F6F3B">
              <w:rPr>
                <w:rFonts w:cstheme="minorHAnsi"/>
              </w:rPr>
              <w:t>trifft nicht zu</w:t>
            </w:r>
          </w:p>
        </w:tc>
      </w:tr>
    </w:tbl>
    <w:p w14:paraId="1C5FDBC3" w14:textId="77777777" w:rsidR="006A77EE" w:rsidRPr="006F6F3B" w:rsidRDefault="006A77EE" w:rsidP="006A77EE">
      <w:pPr>
        <w:spacing w:after="0"/>
        <w:rPr>
          <w:rFonts w:ascii="Calibri" w:eastAsia="Times New Roman" w:hAnsi="Calibri" w:cs="Calibri"/>
          <w:color w:val="000000"/>
          <w:sz w:val="27"/>
          <w:szCs w:val="27"/>
          <w:lang w:eastAsia="de-CH"/>
        </w:rPr>
      </w:pPr>
    </w:p>
    <w:p w14:paraId="247E9A44"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04D36EFF" w14:textId="77777777"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14:paraId="27F0DA30"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5DEF3D76"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14:paraId="3E15CE24"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5921D62"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14:paraId="317E1E6E"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E623608"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14:paraId="28BFA31B"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5AE10040" w14:textId="77777777" w:rsidR="006A77EE" w:rsidRPr="006F6F3B" w:rsidRDefault="006A77EE" w:rsidP="00DF3331">
            <w:pPr>
              <w:spacing w:before="120"/>
              <w:rPr>
                <w:rFonts w:cstheme="minorHAnsi"/>
              </w:rPr>
            </w:pPr>
            <w:r w:rsidRPr="006F6F3B">
              <w:rPr>
                <w:rFonts w:cstheme="minorHAnsi"/>
              </w:rPr>
              <w:t>trifft nicht zu</w:t>
            </w:r>
          </w:p>
        </w:tc>
      </w:tr>
    </w:tbl>
    <w:p w14:paraId="3E55D4A6" w14:textId="77777777" w:rsidR="006A77EE" w:rsidRPr="006F6F3B" w:rsidRDefault="006A77EE" w:rsidP="006A77EE">
      <w:pPr>
        <w:spacing w:after="0"/>
        <w:rPr>
          <w:rFonts w:ascii="Calibri" w:eastAsia="Times New Roman" w:hAnsi="Calibri" w:cs="Calibri"/>
          <w:color w:val="000000"/>
          <w:sz w:val="27"/>
          <w:szCs w:val="27"/>
          <w:lang w:eastAsia="de-CH"/>
        </w:rPr>
      </w:pPr>
    </w:p>
    <w:p w14:paraId="7DCBBDFE"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501F8BDE" w14:textId="77777777"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14:paraId="0C44A360"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03C5525"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14:paraId="659B39EA"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0F09BF2C"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14:paraId="03F7A373"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E46298D"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14:paraId="74B4D798"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58BFC619" w14:textId="77777777" w:rsidR="006A77EE" w:rsidRPr="006F6F3B" w:rsidRDefault="006A77EE" w:rsidP="00DF3331">
            <w:pPr>
              <w:spacing w:before="120"/>
              <w:rPr>
                <w:rFonts w:cstheme="minorHAnsi"/>
              </w:rPr>
            </w:pPr>
            <w:r w:rsidRPr="006F6F3B">
              <w:rPr>
                <w:rFonts w:cstheme="minorHAnsi"/>
              </w:rPr>
              <w:t>trifft nicht zu</w:t>
            </w:r>
          </w:p>
        </w:tc>
      </w:tr>
    </w:tbl>
    <w:p w14:paraId="654594DE" w14:textId="77777777" w:rsidR="006A77EE" w:rsidRPr="006F6F3B" w:rsidRDefault="006A77EE" w:rsidP="006A77EE">
      <w:pPr>
        <w:spacing w:after="0"/>
        <w:rPr>
          <w:rFonts w:ascii="Calibri" w:eastAsia="Times New Roman" w:hAnsi="Calibri" w:cs="Calibri"/>
          <w:color w:val="000000"/>
          <w:sz w:val="27"/>
          <w:szCs w:val="27"/>
          <w:lang w:eastAsia="de-CH"/>
        </w:rPr>
      </w:pPr>
    </w:p>
    <w:p w14:paraId="396D04F5" w14:textId="77777777"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2A8BAF0B" w14:textId="77777777"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14:paraId="2663EB98"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251EFB9"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14:paraId="7C666D50"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007C7F7E"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14:paraId="4333A7C4"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2FB7DD60"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14:paraId="3BB482A4"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1704B475" w14:textId="77777777" w:rsidR="006A77EE" w:rsidRPr="006F6F3B" w:rsidRDefault="006A77EE" w:rsidP="00DF3331">
            <w:pPr>
              <w:spacing w:before="120"/>
              <w:rPr>
                <w:rFonts w:cstheme="minorHAnsi"/>
              </w:rPr>
            </w:pPr>
            <w:r w:rsidRPr="006F6F3B">
              <w:rPr>
                <w:rFonts w:cstheme="minorHAnsi"/>
              </w:rPr>
              <w:t>trifft nicht zu</w:t>
            </w:r>
          </w:p>
        </w:tc>
      </w:tr>
    </w:tbl>
    <w:p w14:paraId="4BC6F7DC" w14:textId="77777777" w:rsidR="006A77EE" w:rsidRPr="006F6F3B" w:rsidRDefault="006A77EE" w:rsidP="006A77EE">
      <w:pPr>
        <w:spacing w:after="0"/>
        <w:rPr>
          <w:rFonts w:ascii="Calibri" w:eastAsia="Times New Roman" w:hAnsi="Calibri" w:cs="Calibri"/>
          <w:color w:val="000000"/>
          <w:sz w:val="27"/>
          <w:szCs w:val="27"/>
          <w:lang w:eastAsia="de-CH"/>
        </w:rPr>
      </w:pPr>
    </w:p>
    <w:p w14:paraId="2B1F9BF9"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7105FC65" w14:textId="77777777"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14:paraId="76AF6C41"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2D900C9"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14:paraId="19FFEC93"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0A2376CF"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14:paraId="0D91878B"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230996A5"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14:paraId="41E505CB"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0A1C0C06" w14:textId="77777777" w:rsidR="006A77EE" w:rsidRPr="006F6F3B" w:rsidRDefault="006A77EE" w:rsidP="00DF3331">
            <w:pPr>
              <w:spacing w:before="120"/>
              <w:rPr>
                <w:rFonts w:cstheme="minorHAnsi"/>
              </w:rPr>
            </w:pPr>
            <w:r w:rsidRPr="006F6F3B">
              <w:rPr>
                <w:rFonts w:cstheme="minorHAnsi"/>
              </w:rPr>
              <w:t>trifft nicht zu</w:t>
            </w:r>
          </w:p>
        </w:tc>
      </w:tr>
    </w:tbl>
    <w:p w14:paraId="0DB0B411" w14:textId="77777777" w:rsidR="006A77EE" w:rsidRPr="006F6F3B" w:rsidRDefault="006A77EE" w:rsidP="006A77EE">
      <w:pPr>
        <w:spacing w:after="0"/>
        <w:rPr>
          <w:rFonts w:ascii="Calibri" w:eastAsia="Times New Roman" w:hAnsi="Calibri" w:cs="Calibri"/>
          <w:color w:val="000000"/>
          <w:sz w:val="27"/>
          <w:szCs w:val="27"/>
          <w:lang w:eastAsia="de-CH"/>
        </w:rPr>
      </w:pPr>
    </w:p>
    <w:p w14:paraId="4EF8AFF0"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528E3A8E" w14:textId="77777777"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14:paraId="35827A22"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9942C10"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14:paraId="746B471D"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5294138D"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14:paraId="15BEF758"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5A23ACC1"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14:paraId="25A75463"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1F5D1F80" w14:textId="77777777" w:rsidR="006A77EE" w:rsidRPr="006F6F3B" w:rsidRDefault="006A77EE" w:rsidP="00DF3331">
            <w:pPr>
              <w:spacing w:before="120"/>
              <w:rPr>
                <w:rFonts w:cstheme="minorHAnsi"/>
              </w:rPr>
            </w:pPr>
            <w:r w:rsidRPr="006F6F3B">
              <w:rPr>
                <w:rFonts w:cstheme="minorHAnsi"/>
              </w:rPr>
              <w:t>trifft nicht zu</w:t>
            </w:r>
          </w:p>
        </w:tc>
      </w:tr>
    </w:tbl>
    <w:p w14:paraId="3569373F" w14:textId="77777777" w:rsidR="006A77EE" w:rsidRDefault="006A77EE" w:rsidP="006A77EE">
      <w:pPr>
        <w:spacing w:after="0"/>
        <w:rPr>
          <w:rFonts w:ascii="Calibri" w:eastAsia="Times New Roman" w:hAnsi="Calibri" w:cs="Calibri"/>
          <w:b/>
          <w:bCs/>
          <w:color w:val="000000"/>
          <w:sz w:val="22"/>
          <w:szCs w:val="22"/>
          <w:lang w:eastAsia="de-CH"/>
        </w:rPr>
      </w:pPr>
    </w:p>
    <w:p w14:paraId="207947AD"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51D2FEBF" w14:textId="77777777"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14:paraId="67BF7EE1"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38735F12"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14:paraId="3D130D81"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1EF9F125"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14:paraId="75A4E5C4"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520F7B6D"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14:paraId="36FEDBBD"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6A40C503" w14:textId="77777777" w:rsidR="006A77EE" w:rsidRPr="006F6F3B" w:rsidRDefault="006A77EE" w:rsidP="00DF3331">
            <w:pPr>
              <w:spacing w:before="120"/>
              <w:rPr>
                <w:rFonts w:cstheme="minorHAnsi"/>
              </w:rPr>
            </w:pPr>
            <w:r w:rsidRPr="006F6F3B">
              <w:rPr>
                <w:rFonts w:cstheme="minorHAnsi"/>
              </w:rPr>
              <w:t>trifft nicht zu</w:t>
            </w:r>
          </w:p>
        </w:tc>
      </w:tr>
    </w:tbl>
    <w:p w14:paraId="2683CC7D" w14:textId="77777777" w:rsidR="000E3E63" w:rsidRDefault="000E3E63" w:rsidP="000E3E63">
      <w:bookmarkStart w:id="102" w:name="_Ref318985154"/>
    </w:p>
    <w:p w14:paraId="2948AEDA" w14:textId="77777777" w:rsidR="000E3E63" w:rsidRDefault="000E3E63">
      <w:pPr>
        <w:rPr>
          <w:rFonts w:asciiTheme="majorHAnsi" w:hAnsiTheme="majorHAnsi"/>
          <w:b/>
          <w:color w:val="00629E"/>
          <w:spacing w:val="15"/>
          <w:sz w:val="22"/>
          <w:szCs w:val="22"/>
        </w:rPr>
      </w:pPr>
      <w:r>
        <w:br w:type="page"/>
      </w:r>
    </w:p>
    <w:p w14:paraId="6468BA0F" w14:textId="77777777" w:rsidR="00FF3479" w:rsidRDefault="00FF3479" w:rsidP="0047585F">
      <w:pPr>
        <w:pStyle w:val="Heading4"/>
      </w:pPr>
      <w:bookmarkStart w:id="103" w:name="_Toc320601252"/>
      <w:r>
        <w:lastRenderedPageBreak/>
        <w:t>Auswertung</w:t>
      </w:r>
      <w:bookmarkEnd w:id="102"/>
      <w:bookmarkEnd w:id="103"/>
    </w:p>
    <w:p w14:paraId="20B6BBA0" w14:textId="77777777"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14:paraId="1D48AB5D" w14:textId="77777777" w:rsidR="00FF3479" w:rsidRDefault="00FF3479" w:rsidP="00FF3479">
      <w:pPr>
        <w:keepNext/>
      </w:pPr>
      <w:r>
        <w:rPr>
          <w:noProof/>
          <w:lang w:eastAsia="de-CH"/>
        </w:rPr>
        <w:drawing>
          <wp:inline distT="0" distB="0" distL="0" distR="0" wp14:anchorId="10E35277" wp14:editId="7BDF624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7E2D825" w14:textId="77777777" w:rsidR="00FF3479" w:rsidRDefault="00FF3479" w:rsidP="00FF3479">
      <w:pPr>
        <w:pStyle w:val="Caption"/>
      </w:pPr>
      <w:bookmarkStart w:id="104" w:name="_Ref318972729"/>
      <w:r>
        <w:t xml:space="preserve">Abbildung </w:t>
      </w:r>
      <w:r w:rsidR="00D372CD">
        <w:fldChar w:fldCharType="begin"/>
      </w:r>
      <w:r w:rsidR="00D372CD">
        <w:instrText xml:space="preserve"> SEQ Abbildung \* ARABIC </w:instrText>
      </w:r>
      <w:r w:rsidR="00D372CD">
        <w:fldChar w:fldCharType="separate"/>
      </w:r>
      <w:r w:rsidR="00B42BA9">
        <w:rPr>
          <w:noProof/>
        </w:rPr>
        <w:t>8</w:t>
      </w:r>
      <w:r w:rsidR="00D372CD">
        <w:rPr>
          <w:noProof/>
        </w:rPr>
        <w:fldChar w:fldCharType="end"/>
      </w:r>
      <w:r>
        <w:t xml:space="preserve"> - Total aller Studiengänge</w:t>
      </w:r>
      <w:bookmarkEnd w:id="104"/>
    </w:p>
    <w:p w14:paraId="248AB040" w14:textId="77777777"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14:paraId="7798528D" w14:textId="77777777"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14:paraId="29A3DA1E" w14:textId="77777777" w:rsidR="00FF3479" w:rsidRDefault="00FF3479" w:rsidP="00FF3479">
      <w:pPr>
        <w:keepNext/>
      </w:pPr>
      <w:r>
        <w:rPr>
          <w:noProof/>
          <w:lang w:eastAsia="de-CH"/>
        </w:rPr>
        <w:lastRenderedPageBreak/>
        <w:drawing>
          <wp:inline distT="0" distB="0" distL="0" distR="0" wp14:anchorId="43CAA087" wp14:editId="4F7D2765">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DF38426" w14:textId="77777777" w:rsidR="00FF3479" w:rsidRDefault="00FF3479" w:rsidP="00FF3479">
      <w:pPr>
        <w:pStyle w:val="Caption"/>
      </w:pPr>
      <w:bookmarkStart w:id="105" w:name="_Ref318974341"/>
      <w:r>
        <w:t xml:space="preserve">Abbildung </w:t>
      </w:r>
      <w:r w:rsidR="00D372CD">
        <w:fldChar w:fldCharType="begin"/>
      </w:r>
      <w:r w:rsidR="00D372CD">
        <w:instrText xml:space="preserve"> SEQ Abbildung \* ARABIC </w:instrText>
      </w:r>
      <w:r w:rsidR="00D372CD">
        <w:fldChar w:fldCharType="separate"/>
      </w:r>
      <w:r w:rsidR="00B42BA9">
        <w:rPr>
          <w:noProof/>
        </w:rPr>
        <w:t>9</w:t>
      </w:r>
      <w:r w:rsidR="00D372CD">
        <w:rPr>
          <w:noProof/>
        </w:rPr>
        <w:fldChar w:fldCharType="end"/>
      </w:r>
      <w:r>
        <w:t xml:space="preserve"> - Vergleich der Studiengänge</w:t>
      </w:r>
      <w:bookmarkEnd w:id="105"/>
    </w:p>
    <w:p w14:paraId="522151B6" w14:textId="77777777"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14:paraId="63489DE3" w14:textId="77777777" w:rsidR="00EC5E3C" w:rsidRDefault="00EC5E3C" w:rsidP="00EC5E3C"/>
    <w:p w14:paraId="73DE0772" w14:textId="77777777" w:rsidR="00EC5E3C" w:rsidRDefault="00EC5E3C" w:rsidP="00EC5E3C"/>
    <w:p w14:paraId="27D09587" w14:textId="77777777" w:rsidR="00EC5E3C" w:rsidRDefault="00EC5E3C" w:rsidP="00EC5E3C"/>
    <w:p w14:paraId="0805324A" w14:textId="77777777" w:rsidR="00EC5E3C" w:rsidRDefault="005C47DC" w:rsidP="00EC5E3C">
      <w:pPr>
        <w:keepNext/>
      </w:pPr>
      <w:r>
        <w:rPr>
          <w:noProof/>
          <w:lang w:eastAsia="de-CH"/>
        </w:rPr>
        <w:drawing>
          <wp:inline distT="0" distB="0" distL="0" distR="0" wp14:anchorId="0F5D2B0E" wp14:editId="04497801">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A66F6FB" w14:textId="77777777" w:rsidR="005C47DC" w:rsidRDefault="00EC5E3C" w:rsidP="00EC5E3C">
      <w:pPr>
        <w:pStyle w:val="Caption"/>
      </w:pPr>
      <w:bookmarkStart w:id="106" w:name="_Ref323134859"/>
      <w:r>
        <w:t xml:space="preserve">Abbildung </w:t>
      </w:r>
      <w:r w:rsidR="00D372CD">
        <w:fldChar w:fldCharType="begin"/>
      </w:r>
      <w:r w:rsidR="00D372CD">
        <w:instrText xml:space="preserve"> SEQ Abbildung \* ARABIC </w:instrText>
      </w:r>
      <w:r w:rsidR="00D372CD">
        <w:fldChar w:fldCharType="separate"/>
      </w:r>
      <w:r w:rsidR="00B42BA9">
        <w:rPr>
          <w:noProof/>
        </w:rPr>
        <w:t>10</w:t>
      </w:r>
      <w:r w:rsidR="00D372CD">
        <w:rPr>
          <w:noProof/>
        </w:rPr>
        <w:fldChar w:fldCharType="end"/>
      </w:r>
      <w:r>
        <w:t xml:space="preserve"> - Auswertung nach Quartilen</w:t>
      </w:r>
      <w:bookmarkEnd w:id="106"/>
    </w:p>
    <w:p w14:paraId="6B1DDA91" w14:textId="77777777" w:rsidR="00FF3479" w:rsidRDefault="00FF3479" w:rsidP="00FF3479">
      <w:r>
        <w:t>Alle ausgefüllten Fragebögen sind im Anhang (TODO) zu finden. Im selben Kapitel befindet sich auch die ausführliche Auswertung der Bögen pro Abteilung mit Unterscheidung der Antworten nach Semester.</w:t>
      </w:r>
    </w:p>
    <w:p w14:paraId="7356CF47" w14:textId="77777777" w:rsidR="00FF3479" w:rsidRDefault="00FF3479" w:rsidP="0047585F">
      <w:pPr>
        <w:pStyle w:val="Heading4"/>
      </w:pPr>
      <w:bookmarkStart w:id="107" w:name="_Toc320601253"/>
      <w:r>
        <w:t>Fazit</w:t>
      </w:r>
      <w:bookmarkEnd w:id="107"/>
    </w:p>
    <w:p w14:paraId="645AD87E" w14:textId="77777777"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14:paraId="0C3043CD" w14:textId="77777777"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14:paraId="32A5C3C6" w14:textId="77777777"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108" w:name="_Toc320601254"/>
      <w:r w:rsidR="006772DE">
        <w:br w:type="page"/>
      </w:r>
    </w:p>
    <w:p w14:paraId="1C545487" w14:textId="77777777" w:rsidR="008D093B" w:rsidRDefault="006D5308" w:rsidP="0047585F">
      <w:pPr>
        <w:pStyle w:val="Heading3"/>
      </w:pPr>
      <w:r>
        <w:lastRenderedPageBreak/>
        <w:t xml:space="preserve">Rollen &amp; </w:t>
      </w:r>
      <w:r w:rsidR="008D093B">
        <w:t>Personas</w:t>
      </w:r>
      <w:bookmarkEnd w:id="108"/>
    </w:p>
    <w:p w14:paraId="6A3B9176" w14:textId="77777777" w:rsidR="00CD6A15" w:rsidRDefault="00CD6A15" w:rsidP="0047585F">
      <w:pPr>
        <w:pStyle w:val="Heading4"/>
      </w:pPr>
      <w:bookmarkStart w:id="109" w:name="_Toc320601255"/>
      <w:r>
        <w:t>Rollen</w:t>
      </w:r>
      <w:bookmarkEnd w:id="109"/>
    </w:p>
    <w:p w14:paraId="0A485495" w14:textId="77777777" w:rsidR="00797506" w:rsidRDefault="004562A2" w:rsidP="00957BD4">
      <w:r>
        <w:t>Für das Projekt ergeben sich insgesamt vier Rollen</w:t>
      </w:r>
      <w:r w:rsidR="00797506">
        <w:t>:</w:t>
      </w:r>
    </w:p>
    <w:p w14:paraId="13E17D26" w14:textId="77777777"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14:paraId="4C8AC3F1" w14:textId="77777777"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14:paraId="028BC3AE" w14:textId="77777777"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14:paraId="46DE967E" w14:textId="77777777"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w:t>
      </w:r>
      <w:r w:rsidR="0002741D">
        <w:t>Videowall</w:t>
      </w:r>
      <w:r w:rsidRPr="00AB2906">
        <w:t xml:space="preserve"> verwaltet.</w:t>
      </w:r>
    </w:p>
    <w:p w14:paraId="64404706" w14:textId="77777777" w:rsidR="00CD6A15" w:rsidRPr="004562A2" w:rsidRDefault="00CD6A15" w:rsidP="0047585F">
      <w:pPr>
        <w:pStyle w:val="Heading4"/>
      </w:pPr>
      <w:bookmarkStart w:id="110" w:name="_Toc320601256"/>
      <w:r>
        <w:t>Personas</w:t>
      </w:r>
      <w:bookmarkEnd w:id="110"/>
    </w:p>
    <w:p w14:paraId="10F1AD90" w14:textId="77777777"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14:paraId="229C34DF" w14:textId="77777777" w:rsidR="008D093B" w:rsidRDefault="008D093B" w:rsidP="008D093B">
      <w:pPr>
        <w:pStyle w:val="ListParagraph"/>
        <w:numPr>
          <w:ilvl w:val="0"/>
          <w:numId w:val="17"/>
        </w:numPr>
      </w:pPr>
      <w:r>
        <w:t xml:space="preserve">Interesse </w:t>
      </w:r>
      <w:r w:rsidR="004033A6">
        <w:t>an den Postern</w:t>
      </w:r>
    </w:p>
    <w:p w14:paraId="5DA51465" w14:textId="77777777" w:rsidR="008D093B" w:rsidRDefault="008D093B" w:rsidP="008D093B">
      <w:pPr>
        <w:pStyle w:val="ListParagraph"/>
        <w:numPr>
          <w:ilvl w:val="0"/>
          <w:numId w:val="17"/>
        </w:numPr>
      </w:pPr>
      <w:r>
        <w:t>Wert der Präsentation</w:t>
      </w:r>
    </w:p>
    <w:p w14:paraId="210C482D" w14:textId="77777777" w:rsidR="008D093B" w:rsidRDefault="008D093B" w:rsidP="008D093B">
      <w:pPr>
        <w:pStyle w:val="ListParagraph"/>
        <w:numPr>
          <w:ilvl w:val="0"/>
          <w:numId w:val="17"/>
        </w:numPr>
      </w:pPr>
      <w:r>
        <w:t>Zeitaufwand</w:t>
      </w:r>
      <w:r w:rsidR="002B61C4">
        <w:t xml:space="preserve"> für das Lesen</w:t>
      </w:r>
    </w:p>
    <w:p w14:paraId="6F39A5E2" w14:textId="77777777" w:rsidR="008D093B" w:rsidRPr="00990D45" w:rsidRDefault="008D093B" w:rsidP="008D093B">
      <w:pPr>
        <w:pStyle w:val="ListParagraph"/>
        <w:numPr>
          <w:ilvl w:val="0"/>
          <w:numId w:val="17"/>
        </w:numPr>
      </w:pPr>
      <w:r>
        <w:t>Qualität der Poster/Broschüre</w:t>
      </w:r>
    </w:p>
    <w:p w14:paraId="119DD082" w14:textId="77777777"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118D6F85" wp14:editId="79FBFAC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14:paraId="6E8025F7" w14:textId="77777777" w:rsidR="00826894" w:rsidRPr="00082E30" w:rsidRDefault="00826894"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735B88" w:rsidRPr="00082E30" w:rsidRDefault="00735B88"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52D0D712" wp14:editId="30D7B6AA">
                <wp:simplePos x="0" y="0"/>
                <wp:positionH relativeFrom="column">
                  <wp:posOffset>2824480</wp:posOffset>
                </wp:positionH>
                <wp:positionV relativeFrom="paragraph">
                  <wp:posOffset>165100</wp:posOffset>
                </wp:positionV>
                <wp:extent cx="1152525" cy="6159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615950"/>
                        </a:xfrm>
                        <a:prstGeom prst="rect">
                          <a:avLst/>
                        </a:prstGeom>
                        <a:noFill/>
                        <a:ln w="9525">
                          <a:noFill/>
                          <a:miter lim="800000"/>
                          <a:headEnd/>
                          <a:tailEnd/>
                        </a:ln>
                      </wps:spPr>
                      <wps:txbx>
                        <w:txbxContent>
                          <w:p w14:paraId="6062D617" w14:textId="77777777" w:rsidR="00826894" w:rsidRPr="00082E30" w:rsidRDefault="00826894"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mo="http://schemas.microsoft.com/office/mac/office/2008/main">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735B88" w:rsidRPr="00082E30" w:rsidRDefault="00735B88"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5E876B87" wp14:editId="0C34F6BC">
                <wp:simplePos x="0" y="0"/>
                <wp:positionH relativeFrom="column">
                  <wp:posOffset>2005330</wp:posOffset>
                </wp:positionH>
                <wp:positionV relativeFrom="paragraph">
                  <wp:posOffset>165100</wp:posOffset>
                </wp:positionV>
                <wp:extent cx="923925" cy="61595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15950"/>
                        </a:xfrm>
                        <a:prstGeom prst="rect">
                          <a:avLst/>
                        </a:prstGeom>
                        <a:noFill/>
                        <a:ln w="9525">
                          <a:noFill/>
                          <a:miter lim="800000"/>
                          <a:headEnd/>
                          <a:tailEnd/>
                        </a:ln>
                      </wps:spPr>
                      <wps:txbx>
                        <w:txbxContent>
                          <w:p w14:paraId="2B390DD4" w14:textId="77777777" w:rsidR="00826894" w:rsidRPr="00082E30" w:rsidRDefault="00826894"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v="urn:schemas-microsoft-com:mac:vml" xmlns:mo="http://schemas.microsoft.com/office/mac/office/2008/main">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735B88" w:rsidRPr="00082E30" w:rsidRDefault="00735B88"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66EA31DB" wp14:editId="41879B2A">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14:paraId="594434DC" w14:textId="77777777" w:rsidR="00826894" w:rsidRPr="00082E30" w:rsidRDefault="00826894"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735B88" w:rsidRPr="00082E30" w:rsidRDefault="00735B88"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14:paraId="6E54B303" w14:textId="77777777" w:rsidR="008D093B" w:rsidRDefault="008D093B" w:rsidP="008D093B">
      <w:r>
        <w:rPr>
          <w:noProof/>
          <w:lang w:eastAsia="de-CH"/>
        </w:rPr>
        <w:drawing>
          <wp:inline distT="0" distB="0" distL="0" distR="0" wp14:anchorId="0A5876B9" wp14:editId="7ECF5039">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264653D" w14:textId="77777777" w:rsidR="00543751" w:rsidRPr="00543751" w:rsidRDefault="008D093B" w:rsidP="00543751">
      <w:pPr>
        <w:pStyle w:val="Caption"/>
      </w:pPr>
      <w:bookmarkStart w:id="111" w:name="_Ref319422492"/>
      <w:r>
        <w:t xml:space="preserve">Abbildung </w:t>
      </w:r>
      <w:r w:rsidR="00D372CD">
        <w:fldChar w:fldCharType="begin"/>
      </w:r>
      <w:r w:rsidR="00D372CD">
        <w:instrText xml:space="preserve"> SEQ Abbildung \* ARABIC </w:instrText>
      </w:r>
      <w:r w:rsidR="00D372CD">
        <w:fldChar w:fldCharType="separate"/>
      </w:r>
      <w:r w:rsidR="00B42BA9">
        <w:rPr>
          <w:noProof/>
        </w:rPr>
        <w:t>11</w:t>
      </w:r>
      <w:r w:rsidR="00D372CD">
        <w:rPr>
          <w:noProof/>
        </w:rPr>
        <w:fldChar w:fldCharType="end"/>
      </w:r>
      <w:r>
        <w:t xml:space="preserve"> </w:t>
      </w:r>
      <w:r w:rsidR="004204D0">
        <w:t>-</w:t>
      </w:r>
      <w:r>
        <w:t xml:space="preserve"> Meinungsverteilung</w:t>
      </w:r>
      <w:bookmarkEnd w:id="111"/>
    </w:p>
    <w:p w14:paraId="208CA569" w14:textId="77777777"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14:paraId="4EB2753A" w14:textId="77777777" w:rsidR="008D093B" w:rsidRDefault="008D093B" w:rsidP="0047585F">
      <w:pPr>
        <w:pStyle w:val="Heading5"/>
      </w:pPr>
      <w:r>
        <w:t>Persona Peter Posterleser</w:t>
      </w:r>
    </w:p>
    <w:tbl>
      <w:tblPr>
        <w:tblStyle w:val="TableGrid"/>
        <w:tblW w:w="0" w:type="auto"/>
        <w:tblLook w:val="04A0" w:firstRow="1" w:lastRow="0" w:firstColumn="1" w:lastColumn="0" w:noHBand="0" w:noVBand="1"/>
      </w:tblPr>
      <w:tblGrid>
        <w:gridCol w:w="3652"/>
        <w:gridCol w:w="5560"/>
      </w:tblGrid>
      <w:tr w:rsidR="008D093B" w14:paraId="5D2C7E77" w14:textId="77777777" w:rsidTr="00CF1057">
        <w:tc>
          <w:tcPr>
            <w:tcW w:w="3652" w:type="dxa"/>
          </w:tcPr>
          <w:p w14:paraId="2F4801DF" w14:textId="77777777" w:rsidR="008D093B" w:rsidRDefault="008D093B" w:rsidP="00DF3331">
            <w:r>
              <w:t>Peter Posterleser</w:t>
            </w:r>
          </w:p>
        </w:tc>
        <w:tc>
          <w:tcPr>
            <w:tcW w:w="5560" w:type="dxa"/>
          </w:tcPr>
          <w:p w14:paraId="787C8CA5" w14:textId="77777777" w:rsidR="008D093B" w:rsidRDefault="008D093B" w:rsidP="00DF3331"/>
        </w:tc>
      </w:tr>
      <w:tr w:rsidR="008D093B" w14:paraId="1429360C" w14:textId="77777777" w:rsidTr="00CF1057">
        <w:tc>
          <w:tcPr>
            <w:tcW w:w="3652" w:type="dxa"/>
          </w:tcPr>
          <w:p w14:paraId="0EFC840F" w14:textId="77777777" w:rsidR="008D093B" w:rsidRDefault="000E3E63" w:rsidP="00DF3331">
            <w:r>
              <w:rPr>
                <w:noProof/>
                <w:lang w:eastAsia="de-CH"/>
              </w:rPr>
              <w:drawing>
                <wp:inline distT="0" distB="0" distL="0" distR="0" wp14:anchorId="7245A3AC" wp14:editId="74A4FF2F">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14:paraId="0862EB59" w14:textId="77777777" w:rsidR="000E3E63" w:rsidRDefault="000E3E63" w:rsidP="000E3E63">
            <w:pPr>
              <w:pStyle w:val="Caption"/>
            </w:pPr>
            <w:r>
              <w:t xml:space="preserve">Abbildung </w:t>
            </w:r>
            <w:r w:rsidR="00D372CD">
              <w:fldChar w:fldCharType="begin"/>
            </w:r>
            <w:r w:rsidR="00D372CD">
              <w:instrText xml:space="preserve"> SEQ Abbildung \* ARABIC </w:instrText>
            </w:r>
            <w:r w:rsidR="00D372CD">
              <w:fldChar w:fldCharType="separate"/>
            </w:r>
            <w:r w:rsidR="00B42BA9">
              <w:rPr>
                <w:noProof/>
              </w:rPr>
              <w:t>12</w:t>
            </w:r>
            <w:r w:rsidR="00D372CD">
              <w:rPr>
                <w:noProof/>
              </w:rPr>
              <w:fldChar w:fldCharType="end"/>
            </w:r>
            <w:r>
              <w:t xml:space="preserve"> - Peter Posterleser, Bildquelle: www.office.com</w:t>
            </w:r>
          </w:p>
        </w:tc>
        <w:tc>
          <w:tcPr>
            <w:tcW w:w="5560" w:type="dxa"/>
          </w:tcPr>
          <w:p w14:paraId="55EB7C23" w14:textId="77777777" w:rsidR="008D093B" w:rsidRPr="00B55C16" w:rsidRDefault="008D093B" w:rsidP="00DF3331">
            <w:pPr>
              <w:rPr>
                <w:b/>
              </w:rPr>
            </w:pPr>
            <w:r w:rsidRPr="00B55C16">
              <w:rPr>
                <w:b/>
              </w:rPr>
              <w:t>Kurzprofil</w:t>
            </w:r>
          </w:p>
          <w:p w14:paraId="46063D81" w14:textId="77777777" w:rsidR="008D093B" w:rsidRDefault="008D093B" w:rsidP="00DF3331"/>
          <w:p w14:paraId="78726230" w14:textId="77777777" w:rsidR="008D093B" w:rsidRDefault="008D093B" w:rsidP="00DF3331">
            <w:r>
              <w:t>HSR Student im 6. Semester, Studiengang Maschinenbau</w:t>
            </w:r>
          </w:p>
          <w:p w14:paraId="572DD3F5" w14:textId="77777777" w:rsidR="008D093B" w:rsidRDefault="008D093B" w:rsidP="00DF3331">
            <w:r>
              <w:t>25 Jahre</w:t>
            </w:r>
          </w:p>
        </w:tc>
      </w:tr>
      <w:tr w:rsidR="008D093B" w14:paraId="467C8DF4" w14:textId="77777777" w:rsidTr="00CF1057">
        <w:tc>
          <w:tcPr>
            <w:tcW w:w="3652" w:type="dxa"/>
          </w:tcPr>
          <w:p w14:paraId="0C0B2E3F" w14:textId="77777777" w:rsidR="008D093B" w:rsidRDefault="008D093B" w:rsidP="00DF3331">
            <w:r>
              <w:t>Arbeitskontext (Lärm, Unterbrüche, Regeln)</w:t>
            </w:r>
          </w:p>
        </w:tc>
        <w:tc>
          <w:tcPr>
            <w:tcW w:w="5560" w:type="dxa"/>
          </w:tcPr>
          <w:p w14:paraId="23F9F018" w14:textId="77777777"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14:paraId="3A7EF8A2" w14:textId="77777777" w:rsidTr="00CF1057">
        <w:tc>
          <w:tcPr>
            <w:tcW w:w="3652" w:type="dxa"/>
          </w:tcPr>
          <w:p w14:paraId="335E9D30" w14:textId="77777777" w:rsidR="008D093B" w:rsidRDefault="008D093B" w:rsidP="00DF3331">
            <w:r>
              <w:t>Persönlichkeit &amp; Vorlieben</w:t>
            </w:r>
          </w:p>
        </w:tc>
        <w:tc>
          <w:tcPr>
            <w:tcW w:w="5560" w:type="dxa"/>
          </w:tcPr>
          <w:p w14:paraId="4FC10238" w14:textId="77777777"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14:paraId="0313ADBD" w14:textId="77777777" w:rsidTr="00CF1057">
        <w:tc>
          <w:tcPr>
            <w:tcW w:w="3652" w:type="dxa"/>
          </w:tcPr>
          <w:p w14:paraId="341533F9" w14:textId="77777777" w:rsidR="008D093B" w:rsidRDefault="008D093B" w:rsidP="00DF3331">
            <w:r>
              <w:t>Vorkenntnisse &amp; Lernen (Computer, Domain)</w:t>
            </w:r>
          </w:p>
        </w:tc>
        <w:tc>
          <w:tcPr>
            <w:tcW w:w="5560" w:type="dxa"/>
          </w:tcPr>
          <w:p w14:paraId="2C77981F" w14:textId="77777777" w:rsidR="008D093B" w:rsidRDefault="008D093B" w:rsidP="00DF3331">
            <w:r>
              <w:t>Durch sein Studium kennt sich Peter zwar gut mit Computern aus, jedoch nicht mit Kinect. Er ist aber neuen Technologien gegenüber offen und würde diese auch gerne ausprobieren.</w:t>
            </w:r>
          </w:p>
        </w:tc>
      </w:tr>
      <w:tr w:rsidR="008D093B" w14:paraId="316964BA" w14:textId="77777777" w:rsidTr="00CF1057">
        <w:tc>
          <w:tcPr>
            <w:tcW w:w="3652" w:type="dxa"/>
          </w:tcPr>
          <w:p w14:paraId="24FCE249" w14:textId="77777777" w:rsidR="008D093B" w:rsidRDefault="008D093B" w:rsidP="00DF3331">
            <w:r>
              <w:t>Eigenschaften / Verhaltensvariablen</w:t>
            </w:r>
          </w:p>
        </w:tc>
        <w:tc>
          <w:tcPr>
            <w:tcW w:w="5560" w:type="dxa"/>
          </w:tcPr>
          <w:p w14:paraId="1481CDF6" w14:textId="77777777" w:rsidR="008D093B" w:rsidRDefault="00543751" w:rsidP="00543751">
            <w:pPr>
              <w:pStyle w:val="ListParagraph"/>
              <w:numPr>
                <w:ilvl w:val="0"/>
                <w:numId w:val="18"/>
              </w:numPr>
            </w:pPr>
            <w:r w:rsidRPr="00543751">
              <w:t>Hat Interesse an den Postern</w:t>
            </w:r>
            <w:r w:rsidR="0075292B">
              <w:t xml:space="preserve">: </w:t>
            </w:r>
            <w:r>
              <w:t>Trifft zu</w:t>
            </w:r>
          </w:p>
          <w:p w14:paraId="52C70CC4" w14:textId="77777777" w:rsidR="008D093B" w:rsidRDefault="00543751" w:rsidP="00543751">
            <w:pPr>
              <w:pStyle w:val="ListParagraph"/>
              <w:numPr>
                <w:ilvl w:val="0"/>
                <w:numId w:val="18"/>
              </w:numPr>
            </w:pPr>
            <w:r w:rsidRPr="00543751">
              <w:t>Empfindet Präsentation als wertvoll</w:t>
            </w:r>
            <w:r w:rsidR="0075292B">
              <w:t xml:space="preserve">: </w:t>
            </w:r>
            <w:r>
              <w:t>Trifft zu</w:t>
            </w:r>
          </w:p>
          <w:p w14:paraId="39419019" w14:textId="77777777" w:rsidR="008D093B" w:rsidRDefault="00543751" w:rsidP="00543751">
            <w:pPr>
              <w:pStyle w:val="ListParagraph"/>
              <w:numPr>
                <w:ilvl w:val="0"/>
                <w:numId w:val="18"/>
              </w:numPr>
            </w:pPr>
            <w:r w:rsidRPr="00543751">
              <w:t>Bewertet Poster/Broschüre als qualitativ gut</w:t>
            </w:r>
            <w:r w:rsidR="004C5145">
              <w:t xml:space="preserve">: </w:t>
            </w:r>
            <w:r>
              <w:t>Trifft zu</w:t>
            </w:r>
          </w:p>
          <w:p w14:paraId="2341E135" w14:textId="77777777" w:rsidR="002D026B" w:rsidRDefault="00543751" w:rsidP="00543751">
            <w:pPr>
              <w:pStyle w:val="ListParagraph"/>
              <w:numPr>
                <w:ilvl w:val="0"/>
                <w:numId w:val="18"/>
              </w:numPr>
            </w:pPr>
            <w:r w:rsidRPr="00543751">
              <w:t>Findet Lesen der Poster zu zeitaufwändig</w:t>
            </w:r>
            <w:r>
              <w:t>: Trifft nicht zu</w:t>
            </w:r>
          </w:p>
        </w:tc>
      </w:tr>
      <w:tr w:rsidR="008D093B" w14:paraId="76A3C45C" w14:textId="77777777" w:rsidTr="00CF1057">
        <w:tc>
          <w:tcPr>
            <w:tcW w:w="3652" w:type="dxa"/>
          </w:tcPr>
          <w:p w14:paraId="334A0F6F" w14:textId="77777777" w:rsidR="008D093B" w:rsidRDefault="008D093B" w:rsidP="00DF3331">
            <w:r>
              <w:t>Ziele</w:t>
            </w:r>
          </w:p>
        </w:tc>
        <w:tc>
          <w:tcPr>
            <w:tcW w:w="5560" w:type="dxa"/>
          </w:tcPr>
          <w:p w14:paraId="3B3EE353" w14:textId="77777777" w:rsidR="008D093B" w:rsidRDefault="008D093B" w:rsidP="00DF3331">
            <w:pPr>
              <w:pStyle w:val="ListParagraph"/>
              <w:numPr>
                <w:ilvl w:val="0"/>
                <w:numId w:val="19"/>
              </w:numPr>
            </w:pPr>
            <w:r>
              <w:t>Sich über andere Arbeiten informieren</w:t>
            </w:r>
          </w:p>
        </w:tc>
      </w:tr>
    </w:tbl>
    <w:p w14:paraId="03B0FC21" w14:textId="77777777" w:rsidR="00D54B94" w:rsidRDefault="008D093B" w:rsidP="0047585F">
      <w:pPr>
        <w:pStyle w:val="Heading6"/>
      </w:pPr>
      <w:r>
        <w:t>Ist-Szenario-1</w:t>
      </w:r>
    </w:p>
    <w:p w14:paraId="37C53776" w14:textId="77777777"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14:paraId="23ED698F" w14:textId="77777777" w:rsidR="008D093B" w:rsidRDefault="008D093B" w:rsidP="0047585F">
      <w:pPr>
        <w:pStyle w:val="Heading6"/>
      </w:pPr>
      <w:r>
        <w:t>Soll-Szenario-1</w:t>
      </w:r>
    </w:p>
    <w:p w14:paraId="65F7558F" w14:textId="77777777"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14:paraId="5C9A3B25" w14:textId="77777777" w:rsidR="008D093B" w:rsidRDefault="008D093B" w:rsidP="0047585F">
      <w:pPr>
        <w:pStyle w:val="Heading6"/>
      </w:pPr>
      <w:r>
        <w:t>Ist-Szenario-2</w:t>
      </w:r>
    </w:p>
    <w:p w14:paraId="23DBDF5F" w14:textId="77777777"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14:paraId="45150CB0" w14:textId="77777777" w:rsidR="008D093B" w:rsidRDefault="008D093B" w:rsidP="0047585F">
      <w:pPr>
        <w:pStyle w:val="Heading6"/>
      </w:pPr>
      <w:r>
        <w:t>Soll-Szenario-2</w:t>
      </w:r>
    </w:p>
    <w:p w14:paraId="53949939" w14:textId="77777777"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14:paraId="06C6FF05" w14:textId="77777777"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14:paraId="1A2C5A24" w14:textId="77777777" w:rsidTr="00E132BF">
        <w:tc>
          <w:tcPr>
            <w:tcW w:w="3369" w:type="dxa"/>
          </w:tcPr>
          <w:p w14:paraId="1B321818" w14:textId="77777777" w:rsidR="007960B3" w:rsidRDefault="007960B3" w:rsidP="00DF3331">
            <w:r>
              <w:t>Noemi Nichtinteressiert</w:t>
            </w:r>
          </w:p>
        </w:tc>
        <w:tc>
          <w:tcPr>
            <w:tcW w:w="5843" w:type="dxa"/>
          </w:tcPr>
          <w:p w14:paraId="6BD309D0" w14:textId="77777777" w:rsidR="007960B3" w:rsidRDefault="007960B3" w:rsidP="00DF3331"/>
        </w:tc>
      </w:tr>
      <w:tr w:rsidR="007960B3" w14:paraId="6AFB8ABB" w14:textId="77777777" w:rsidTr="00E132BF">
        <w:tc>
          <w:tcPr>
            <w:tcW w:w="3369" w:type="dxa"/>
          </w:tcPr>
          <w:p w14:paraId="328AC802" w14:textId="77777777" w:rsidR="00E132BF" w:rsidRDefault="00E132BF" w:rsidP="00E132BF">
            <w:r>
              <w:rPr>
                <w:noProof/>
                <w:lang w:eastAsia="de-CH"/>
              </w:rPr>
              <w:drawing>
                <wp:inline distT="0" distB="0" distL="0" distR="0" wp14:anchorId="78DE9818" wp14:editId="0E7DD1D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14:paraId="1127BFA8" w14:textId="77777777" w:rsidR="00E132BF" w:rsidRDefault="00E132BF" w:rsidP="000E2CAD">
            <w:pPr>
              <w:pStyle w:val="Caption"/>
            </w:pPr>
            <w:r>
              <w:t xml:space="preserve">Abbildung </w:t>
            </w:r>
            <w:r w:rsidR="00D372CD">
              <w:fldChar w:fldCharType="begin"/>
            </w:r>
            <w:r w:rsidR="00D372CD">
              <w:instrText xml:space="preserve"> SEQ Abbildung \* ARABIC </w:instrText>
            </w:r>
            <w:r w:rsidR="00D372CD">
              <w:fldChar w:fldCharType="separate"/>
            </w:r>
            <w:r w:rsidR="00B42BA9">
              <w:rPr>
                <w:noProof/>
              </w:rPr>
              <w:t>13</w:t>
            </w:r>
            <w:r w:rsidR="00D372CD">
              <w:rPr>
                <w:noProof/>
              </w:rPr>
              <w:fldChar w:fldCharType="end"/>
            </w:r>
            <w:r>
              <w:t xml:space="preserve"> - Noemi Nichtinteressiert, Bildque</w:t>
            </w:r>
            <w:r w:rsidR="000E2CAD">
              <w:t>ll</w:t>
            </w:r>
            <w:r>
              <w:t>e: www.office.com</w:t>
            </w:r>
          </w:p>
        </w:tc>
        <w:tc>
          <w:tcPr>
            <w:tcW w:w="5843" w:type="dxa"/>
          </w:tcPr>
          <w:p w14:paraId="3CF05C15" w14:textId="77777777" w:rsidR="007960B3" w:rsidRPr="00B55C16" w:rsidRDefault="007960B3" w:rsidP="00DF3331">
            <w:pPr>
              <w:rPr>
                <w:b/>
              </w:rPr>
            </w:pPr>
            <w:r w:rsidRPr="00B55C16">
              <w:rPr>
                <w:b/>
              </w:rPr>
              <w:t>Kurzprofil</w:t>
            </w:r>
          </w:p>
          <w:p w14:paraId="6C09797A" w14:textId="77777777" w:rsidR="007960B3" w:rsidRDefault="007960B3" w:rsidP="00DF3331"/>
          <w:p w14:paraId="42863415" w14:textId="77777777" w:rsidR="007960B3" w:rsidRDefault="007960B3" w:rsidP="00DF3331">
            <w:r>
              <w:t xml:space="preserve">HSR Studentin im 4. Semester, Studiengang Raumplanung </w:t>
            </w:r>
          </w:p>
          <w:p w14:paraId="3188DFB9" w14:textId="77777777" w:rsidR="007960B3" w:rsidRDefault="007960B3" w:rsidP="00DF3331">
            <w:r>
              <w:t>23 Jahre</w:t>
            </w:r>
          </w:p>
        </w:tc>
      </w:tr>
      <w:tr w:rsidR="007960B3" w14:paraId="44341B16" w14:textId="77777777" w:rsidTr="00E132BF">
        <w:tc>
          <w:tcPr>
            <w:tcW w:w="3369" w:type="dxa"/>
          </w:tcPr>
          <w:p w14:paraId="4F060F8F" w14:textId="77777777" w:rsidR="007960B3" w:rsidRDefault="007960B3" w:rsidP="00DF3331">
            <w:r>
              <w:t>Arbeitskontext (Lärm, Unterbrüche, Regeln)</w:t>
            </w:r>
          </w:p>
        </w:tc>
        <w:tc>
          <w:tcPr>
            <w:tcW w:w="5843" w:type="dxa"/>
          </w:tcPr>
          <w:p w14:paraId="368FC2E2" w14:textId="77777777"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14:paraId="79EDEF76" w14:textId="77777777" w:rsidTr="00E132BF">
        <w:tc>
          <w:tcPr>
            <w:tcW w:w="3369" w:type="dxa"/>
          </w:tcPr>
          <w:p w14:paraId="1E0003AB" w14:textId="77777777" w:rsidR="007960B3" w:rsidRDefault="007960B3" w:rsidP="00DF3331">
            <w:r>
              <w:t>Persönlichkeit &amp; Vorlieben</w:t>
            </w:r>
          </w:p>
        </w:tc>
        <w:tc>
          <w:tcPr>
            <w:tcW w:w="5843" w:type="dxa"/>
          </w:tcPr>
          <w:p w14:paraId="01998773" w14:textId="77777777"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14:paraId="19B675C2" w14:textId="77777777" w:rsidTr="00E132BF">
        <w:tc>
          <w:tcPr>
            <w:tcW w:w="3369" w:type="dxa"/>
          </w:tcPr>
          <w:p w14:paraId="380873E9" w14:textId="77777777" w:rsidR="007960B3" w:rsidRDefault="007960B3" w:rsidP="00DF3331">
            <w:r>
              <w:lastRenderedPageBreak/>
              <w:t>Vorkenntnisse &amp; Lernen (Computer, Domain)</w:t>
            </w:r>
          </w:p>
        </w:tc>
        <w:tc>
          <w:tcPr>
            <w:tcW w:w="5843" w:type="dxa"/>
          </w:tcPr>
          <w:p w14:paraId="37538231" w14:textId="77777777" w:rsidR="007960B3" w:rsidRDefault="007960B3" w:rsidP="00DF3331">
            <w:r>
              <w:t>Noemi besitzt grundlegende Computerkenntnisse, hat aber noch nie von Kinect gehört.</w:t>
            </w:r>
          </w:p>
        </w:tc>
      </w:tr>
      <w:tr w:rsidR="007960B3" w14:paraId="6A3E2E7F" w14:textId="77777777" w:rsidTr="00E132BF">
        <w:tc>
          <w:tcPr>
            <w:tcW w:w="3369" w:type="dxa"/>
          </w:tcPr>
          <w:p w14:paraId="07D052CB" w14:textId="77777777" w:rsidR="007960B3" w:rsidRDefault="007960B3" w:rsidP="00DF3331">
            <w:r>
              <w:t>Eigenschaften / Verhaltensvariablen</w:t>
            </w:r>
          </w:p>
        </w:tc>
        <w:tc>
          <w:tcPr>
            <w:tcW w:w="5843" w:type="dxa"/>
          </w:tcPr>
          <w:p w14:paraId="5E04FBE1" w14:textId="77777777" w:rsidR="007960B3" w:rsidRDefault="00855938" w:rsidP="00855938">
            <w:pPr>
              <w:pStyle w:val="ListParagraph"/>
              <w:numPr>
                <w:ilvl w:val="0"/>
                <w:numId w:val="18"/>
              </w:numPr>
            </w:pPr>
            <w:r w:rsidRPr="00855938">
              <w:t>Hat Interesse an den Postern</w:t>
            </w:r>
            <w:r w:rsidR="00291BCC">
              <w:t xml:space="preserve">: </w:t>
            </w:r>
            <w:r>
              <w:t>Trifft nicht zu</w:t>
            </w:r>
          </w:p>
          <w:p w14:paraId="003FC12E" w14:textId="77777777" w:rsidR="007960B3" w:rsidRDefault="00855938" w:rsidP="00855938">
            <w:pPr>
              <w:pStyle w:val="ListParagraph"/>
              <w:numPr>
                <w:ilvl w:val="0"/>
                <w:numId w:val="18"/>
              </w:numPr>
            </w:pPr>
            <w:r w:rsidRPr="00855938">
              <w:t>Empfindet Präsentation als wertvoll</w:t>
            </w:r>
            <w:r>
              <w:t>: Trifft nicht zu</w:t>
            </w:r>
          </w:p>
          <w:p w14:paraId="28E2BE68" w14:textId="77777777" w:rsidR="007960B3" w:rsidRDefault="00855938" w:rsidP="00855938">
            <w:pPr>
              <w:pStyle w:val="ListParagraph"/>
              <w:numPr>
                <w:ilvl w:val="0"/>
                <w:numId w:val="18"/>
              </w:numPr>
            </w:pPr>
            <w:r w:rsidRPr="00855938">
              <w:t>Bewertet Poster/Broschüre als qualitativ gut</w:t>
            </w:r>
            <w:r w:rsidR="00291BCC">
              <w:t xml:space="preserve">: </w:t>
            </w:r>
            <w:r>
              <w:t>Trifft nicht zu</w:t>
            </w:r>
          </w:p>
          <w:p w14:paraId="1DAF5435" w14:textId="77777777"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14:paraId="4D4B3F04" w14:textId="77777777" w:rsidTr="00E132BF">
        <w:tc>
          <w:tcPr>
            <w:tcW w:w="3369" w:type="dxa"/>
          </w:tcPr>
          <w:p w14:paraId="6E8AB5A5" w14:textId="77777777" w:rsidR="007960B3" w:rsidRDefault="007960B3" w:rsidP="00DF3331">
            <w:r>
              <w:t>Ziele</w:t>
            </w:r>
          </w:p>
        </w:tc>
        <w:tc>
          <w:tcPr>
            <w:tcW w:w="5843" w:type="dxa"/>
          </w:tcPr>
          <w:p w14:paraId="5A677047" w14:textId="77777777" w:rsidR="007960B3" w:rsidRDefault="007960B3" w:rsidP="00DF3331"/>
        </w:tc>
      </w:tr>
    </w:tbl>
    <w:p w14:paraId="5ABD5385" w14:textId="77777777" w:rsidR="007960B3" w:rsidRDefault="007960B3" w:rsidP="0047585F">
      <w:pPr>
        <w:pStyle w:val="Heading6"/>
      </w:pPr>
      <w:r>
        <w:t>Ist-Szenario 1</w:t>
      </w:r>
    </w:p>
    <w:p w14:paraId="2C39F1B4" w14:textId="77777777"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14:paraId="45FA5ECE" w14:textId="77777777" w:rsidR="007960B3" w:rsidRDefault="007960B3" w:rsidP="0047585F">
      <w:pPr>
        <w:pStyle w:val="Heading6"/>
      </w:pPr>
      <w:r>
        <w:t>Soll-Szenario 1</w:t>
      </w:r>
    </w:p>
    <w:p w14:paraId="3113EB90" w14:textId="77777777"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14:paraId="6440CE46" w14:textId="77777777" w:rsidR="007960B3" w:rsidRDefault="007960B3" w:rsidP="0047585F">
      <w:pPr>
        <w:pStyle w:val="Heading6"/>
      </w:pPr>
      <w:r>
        <w:t>Ist-Szenario 2</w:t>
      </w:r>
    </w:p>
    <w:p w14:paraId="253640E7" w14:textId="77777777"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14:paraId="2D649FDB" w14:textId="77777777" w:rsidR="007960B3" w:rsidRDefault="007960B3" w:rsidP="0047585F">
      <w:pPr>
        <w:pStyle w:val="Heading6"/>
      </w:pPr>
      <w:r>
        <w:t>Soll-Szenario 2</w:t>
      </w:r>
    </w:p>
    <w:p w14:paraId="08556868" w14:textId="77777777"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14:paraId="4F931B12" w14:textId="77777777"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14:paraId="4AFB2C74" w14:textId="77777777" w:rsidTr="00DF3331">
        <w:tc>
          <w:tcPr>
            <w:tcW w:w="3227" w:type="dxa"/>
          </w:tcPr>
          <w:p w14:paraId="598271B5" w14:textId="77777777" w:rsidR="008D093B" w:rsidRDefault="008D093B" w:rsidP="00DF3331">
            <w:r>
              <w:t>Erich Eventbesucher</w:t>
            </w:r>
          </w:p>
        </w:tc>
        <w:tc>
          <w:tcPr>
            <w:tcW w:w="5985" w:type="dxa"/>
          </w:tcPr>
          <w:p w14:paraId="7C51035E" w14:textId="77777777" w:rsidR="008D093B" w:rsidRDefault="008D093B" w:rsidP="00DF3331"/>
        </w:tc>
      </w:tr>
      <w:tr w:rsidR="008D093B" w14:paraId="10E250DE" w14:textId="77777777" w:rsidTr="00DF3331">
        <w:tc>
          <w:tcPr>
            <w:tcW w:w="3227" w:type="dxa"/>
          </w:tcPr>
          <w:p w14:paraId="20E528FF" w14:textId="77777777" w:rsidR="008D093B" w:rsidRDefault="008D093B" w:rsidP="00DF3331">
            <w:r>
              <w:rPr>
                <w:noProof/>
                <w:lang w:eastAsia="de-CH"/>
              </w:rPr>
              <w:lastRenderedPageBreak/>
              <w:drawing>
                <wp:inline distT="0" distB="0" distL="0" distR="0" wp14:anchorId="0BE73DEF" wp14:editId="413FA8BB">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14:paraId="126283B9" w14:textId="77777777" w:rsidR="008D093B" w:rsidRDefault="008D093B" w:rsidP="00DF3331">
            <w:pPr>
              <w:pStyle w:val="Caption"/>
            </w:pPr>
            <w:r>
              <w:t xml:space="preserve">Abbildung </w:t>
            </w:r>
            <w:r w:rsidR="00D372CD">
              <w:fldChar w:fldCharType="begin"/>
            </w:r>
            <w:r w:rsidR="00D372CD">
              <w:instrText xml:space="preserve"> SEQ Abbildung \* ARABIC </w:instrText>
            </w:r>
            <w:r w:rsidR="00D372CD">
              <w:fldChar w:fldCharType="separate"/>
            </w:r>
            <w:r w:rsidR="00B42BA9">
              <w:rPr>
                <w:noProof/>
              </w:rPr>
              <w:t>14</w:t>
            </w:r>
            <w:r w:rsidR="00D372CD">
              <w:rPr>
                <w:noProof/>
              </w:rPr>
              <w:fldChar w:fldCharType="end"/>
            </w:r>
            <w:r>
              <w:t xml:space="preserve"> - Erich Eventbesucher, Bildquelle: www.office.com</w:t>
            </w:r>
          </w:p>
        </w:tc>
        <w:tc>
          <w:tcPr>
            <w:tcW w:w="5985" w:type="dxa"/>
          </w:tcPr>
          <w:p w14:paraId="686415D0" w14:textId="77777777" w:rsidR="008D093B" w:rsidRPr="00B55C16" w:rsidRDefault="008D093B" w:rsidP="00DF3331">
            <w:pPr>
              <w:rPr>
                <w:b/>
              </w:rPr>
            </w:pPr>
            <w:r w:rsidRPr="00B55C16">
              <w:rPr>
                <w:b/>
              </w:rPr>
              <w:t>Kurzprofil</w:t>
            </w:r>
          </w:p>
          <w:p w14:paraId="62A5C2F3" w14:textId="77777777" w:rsidR="008D093B" w:rsidRDefault="008D093B" w:rsidP="00DF3331"/>
          <w:p w14:paraId="0C34BDD2" w14:textId="77777777" w:rsidR="008D093B" w:rsidRDefault="008D093B" w:rsidP="00DF3331">
            <w:r>
              <w:t xml:space="preserve">Mitarbeiter aus </w:t>
            </w:r>
            <w:r w:rsidR="00A54CB6">
              <w:t xml:space="preserve">dem </w:t>
            </w:r>
            <w:r>
              <w:t>private</w:t>
            </w:r>
            <w:r w:rsidR="00A54CB6">
              <w:t>n</w:t>
            </w:r>
            <w:r>
              <w:t xml:space="preserve"> Sektor</w:t>
            </w:r>
          </w:p>
          <w:p w14:paraId="5E62D716" w14:textId="77777777" w:rsidR="008D093B" w:rsidRDefault="008D093B" w:rsidP="00DF3331">
            <w:r>
              <w:t>31 Jahre</w:t>
            </w:r>
          </w:p>
        </w:tc>
      </w:tr>
      <w:tr w:rsidR="008D093B" w14:paraId="1A98F328" w14:textId="77777777" w:rsidTr="00DF3331">
        <w:tc>
          <w:tcPr>
            <w:tcW w:w="3227" w:type="dxa"/>
          </w:tcPr>
          <w:p w14:paraId="55452160" w14:textId="77777777" w:rsidR="008D093B" w:rsidRDefault="008D093B" w:rsidP="00DF3331">
            <w:r>
              <w:t>Arbeitskontext (Lärm, Unterbrüche, Regeln)</w:t>
            </w:r>
          </w:p>
        </w:tc>
        <w:tc>
          <w:tcPr>
            <w:tcW w:w="5985" w:type="dxa"/>
          </w:tcPr>
          <w:p w14:paraId="581E39B6" w14:textId="77777777"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14:paraId="749A0E19" w14:textId="77777777" w:rsidTr="00DF3331">
        <w:tc>
          <w:tcPr>
            <w:tcW w:w="3227" w:type="dxa"/>
          </w:tcPr>
          <w:p w14:paraId="78B4F88E" w14:textId="77777777" w:rsidR="008D093B" w:rsidRDefault="008D093B" w:rsidP="00DF3331">
            <w:r>
              <w:t>Persönlichkeit &amp; Vorlieben</w:t>
            </w:r>
          </w:p>
        </w:tc>
        <w:tc>
          <w:tcPr>
            <w:tcW w:w="5985" w:type="dxa"/>
          </w:tcPr>
          <w:p w14:paraId="51B0542C" w14:textId="77777777" w:rsidR="008D093B" w:rsidRDefault="008D093B" w:rsidP="00DF3331">
            <w:r>
              <w:t xml:space="preserve">Erik ist an neuen Technologien und Entdeckungen grundsätzlich interessiert. </w:t>
            </w:r>
          </w:p>
        </w:tc>
      </w:tr>
      <w:tr w:rsidR="008D093B" w14:paraId="12C02229" w14:textId="77777777" w:rsidTr="00DF3331">
        <w:tc>
          <w:tcPr>
            <w:tcW w:w="3227" w:type="dxa"/>
          </w:tcPr>
          <w:p w14:paraId="551BC76C" w14:textId="77777777" w:rsidR="008D093B" w:rsidRDefault="008D093B" w:rsidP="00DF3331">
            <w:r>
              <w:t>Vorkenntnisse &amp; Lernen (Computer, Domain)</w:t>
            </w:r>
          </w:p>
        </w:tc>
        <w:tc>
          <w:tcPr>
            <w:tcW w:w="5985" w:type="dxa"/>
          </w:tcPr>
          <w:p w14:paraId="25BE5B45" w14:textId="77777777" w:rsidR="008D093B" w:rsidRDefault="008D093B" w:rsidP="00DF3331">
            <w:r>
              <w:t>Erich verfügt über gute Computerkenntnisse und hat schon von Kinect gehört, dies aber bis jetzt noch nicht ausprobieren können.</w:t>
            </w:r>
          </w:p>
        </w:tc>
      </w:tr>
      <w:tr w:rsidR="008D093B" w14:paraId="68DFC895" w14:textId="77777777" w:rsidTr="00DF3331">
        <w:tc>
          <w:tcPr>
            <w:tcW w:w="3227" w:type="dxa"/>
          </w:tcPr>
          <w:p w14:paraId="6FEB4C4B" w14:textId="77777777" w:rsidR="008D093B" w:rsidRDefault="008D093B" w:rsidP="00DF3331">
            <w:r>
              <w:t>Eigenschaften / Verhaltensvariablen</w:t>
            </w:r>
          </w:p>
        </w:tc>
        <w:tc>
          <w:tcPr>
            <w:tcW w:w="5985" w:type="dxa"/>
          </w:tcPr>
          <w:p w14:paraId="30DACB70" w14:textId="77777777" w:rsidR="004C727F" w:rsidRDefault="004C727F" w:rsidP="004C727F">
            <w:pPr>
              <w:pStyle w:val="ListParagraph"/>
              <w:numPr>
                <w:ilvl w:val="0"/>
                <w:numId w:val="18"/>
              </w:numPr>
            </w:pPr>
            <w:r>
              <w:t>Hat Interesse an den Postern: Trifft</w:t>
            </w:r>
            <w:r w:rsidR="00714B3D">
              <w:t xml:space="preserve"> </w:t>
            </w:r>
            <w:r>
              <w:t>zu</w:t>
            </w:r>
          </w:p>
          <w:p w14:paraId="54BB5AA2" w14:textId="77777777" w:rsidR="004C727F" w:rsidRDefault="004C727F" w:rsidP="004C727F">
            <w:pPr>
              <w:pStyle w:val="ListParagraph"/>
              <w:numPr>
                <w:ilvl w:val="0"/>
                <w:numId w:val="18"/>
              </w:numPr>
            </w:pPr>
            <w:r>
              <w:t>Empfindet Präsentation als wertvoll: Trifft zu</w:t>
            </w:r>
          </w:p>
          <w:p w14:paraId="3290D59D" w14:textId="77777777" w:rsidR="004C727F" w:rsidRDefault="004C727F" w:rsidP="004C727F">
            <w:pPr>
              <w:pStyle w:val="ListParagraph"/>
              <w:numPr>
                <w:ilvl w:val="0"/>
                <w:numId w:val="18"/>
              </w:numPr>
            </w:pPr>
            <w:r>
              <w:t>Bewertet Poster/Broschüre als qualitativ gut: Trifft zu</w:t>
            </w:r>
          </w:p>
          <w:p w14:paraId="795FBCED" w14:textId="77777777" w:rsidR="008D093B" w:rsidRDefault="004C727F" w:rsidP="004C727F">
            <w:pPr>
              <w:pStyle w:val="ListParagraph"/>
              <w:numPr>
                <w:ilvl w:val="0"/>
                <w:numId w:val="18"/>
              </w:numPr>
            </w:pPr>
            <w:r>
              <w:t>Findet Lesen der Poster zu zeitaufwändig: Trifft nicht zu</w:t>
            </w:r>
          </w:p>
        </w:tc>
      </w:tr>
      <w:tr w:rsidR="008D093B" w14:paraId="350B305F" w14:textId="77777777" w:rsidTr="00DF3331">
        <w:tc>
          <w:tcPr>
            <w:tcW w:w="3227" w:type="dxa"/>
          </w:tcPr>
          <w:p w14:paraId="6C1ED8F6" w14:textId="77777777" w:rsidR="008D093B" w:rsidRDefault="008D093B" w:rsidP="00DF3331">
            <w:r>
              <w:t>Ziele</w:t>
            </w:r>
          </w:p>
        </w:tc>
        <w:tc>
          <w:tcPr>
            <w:tcW w:w="5985" w:type="dxa"/>
          </w:tcPr>
          <w:p w14:paraId="76765797" w14:textId="77777777" w:rsidR="008D093B" w:rsidRDefault="008D093B" w:rsidP="00DF3331">
            <w:pPr>
              <w:pStyle w:val="ListParagraph"/>
              <w:keepNext/>
              <w:numPr>
                <w:ilvl w:val="0"/>
                <w:numId w:val="20"/>
              </w:numPr>
            </w:pPr>
            <w:r>
              <w:t>Zeit in den Pausen überbrücken</w:t>
            </w:r>
          </w:p>
        </w:tc>
      </w:tr>
    </w:tbl>
    <w:p w14:paraId="094B7160" w14:textId="77777777" w:rsidR="004C727F" w:rsidRPr="004C727F" w:rsidRDefault="008D093B" w:rsidP="0047585F">
      <w:pPr>
        <w:pStyle w:val="Heading6"/>
      </w:pPr>
      <w:r>
        <w:t>Ist-Szenario-1</w:t>
      </w:r>
    </w:p>
    <w:p w14:paraId="2E492094" w14:textId="77777777"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14:paraId="4673AA27" w14:textId="77777777" w:rsidR="008D093B" w:rsidRDefault="008D093B" w:rsidP="0047585F">
      <w:pPr>
        <w:pStyle w:val="Heading6"/>
      </w:pPr>
      <w:r>
        <w:t>Soll</w:t>
      </w:r>
      <w:r w:rsidRPr="0047585F">
        <w:rPr>
          <w:rStyle w:val="Heading6Char"/>
        </w:rPr>
        <w:t>-</w:t>
      </w:r>
      <w:r>
        <w:t>Szenario-1</w:t>
      </w:r>
    </w:p>
    <w:p w14:paraId="5E537295" w14:textId="77777777"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14:paraId="425FA4DB" w14:textId="77777777" w:rsidR="00BB4CF3" w:rsidRDefault="00BB4CF3" w:rsidP="0047585F">
      <w:pPr>
        <w:pStyle w:val="Heading3"/>
      </w:pPr>
      <w:r>
        <w:lastRenderedPageBreak/>
        <w:t>Sofortiges Erfolgserlebnis</w:t>
      </w:r>
    </w:p>
    <w:p w14:paraId="6A444085" w14:textId="77777777"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14:paraId="576C1BC9" w14:textId="77777777" w:rsidR="00663B07"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41"/>
      <w:footerReference w:type="default" r:id="rId4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Markus Stolze" w:date="2012-06-07T10:45:00Z" w:initials="MS">
    <w:p w14:paraId="4238DC89" w14:textId="77777777" w:rsidR="00826894" w:rsidRDefault="00826894">
      <w:pPr>
        <w:pStyle w:val="CommentText"/>
      </w:pPr>
      <w:r>
        <w:rPr>
          <w:rStyle w:val="CommentReference"/>
        </w:rPr>
        <w:annotationRef/>
      </w:r>
      <w:r>
        <w:t>Lieber eine Frage aus dem Fragebogen: auf diese Habt Ihr dann ja Antworten.</w:t>
      </w:r>
    </w:p>
  </w:comment>
  <w:comment w:id="7" w:author="Markus Stolze" w:date="2012-06-07T10:45:00Z" w:initials="MS">
    <w:p w14:paraId="1A713C01" w14:textId="77777777" w:rsidR="00826894" w:rsidRDefault="00826894">
      <w:pPr>
        <w:pStyle w:val="CommentText"/>
      </w:pPr>
      <w:r>
        <w:rPr>
          <w:rStyle w:val="CommentReference"/>
        </w:rPr>
        <w:annotationRef/>
      </w:r>
      <w:r>
        <w:t>Dieser Abschnitt wäre auch (insbesondere?) für die Management Summary geeignet</w:t>
      </w:r>
    </w:p>
  </w:comment>
  <w:comment w:id="10" w:author="Markus Stolze" w:date="2012-06-07T10:45:00Z" w:initials="MS">
    <w:p w14:paraId="0517A9BD" w14:textId="77777777" w:rsidR="00826894" w:rsidRDefault="00826894">
      <w:pPr>
        <w:pStyle w:val="CommentText"/>
      </w:pPr>
      <w:r>
        <w:rPr>
          <w:rStyle w:val="CommentReference"/>
        </w:rPr>
        <w:annotationRef/>
      </w:r>
      <w:r>
        <w:t>Wollt Ihr den geplanten Standort markieren?</w:t>
      </w:r>
    </w:p>
  </w:comment>
  <w:comment w:id="12" w:author="Markus Stolze" w:date="2012-06-07T10:45:00Z" w:initials="MS">
    <w:p w14:paraId="77D7740D" w14:textId="77777777" w:rsidR="00826894" w:rsidRDefault="00826894">
      <w:pPr>
        <w:pStyle w:val="CommentText"/>
      </w:pPr>
      <w:r>
        <w:rPr>
          <w:rStyle w:val="CommentReference"/>
        </w:rPr>
        <w:annotationRef/>
      </w:r>
      <w:r>
        <w:t>Korrekt, aber ich lasse mir „nicht gerne in die Karten schauen....“</w:t>
      </w:r>
    </w:p>
  </w:comment>
  <w:comment w:id="14" w:author="Markus Stolze" w:date="2012-06-07T10:45:00Z" w:initials="MS">
    <w:p w14:paraId="1F8C0000" w14:textId="77777777" w:rsidR="00826894" w:rsidRDefault="00826894">
      <w:pPr>
        <w:pStyle w:val="CommentText"/>
      </w:pPr>
      <w:r>
        <w:rPr>
          <w:rStyle w:val="CommentReference"/>
        </w:rPr>
        <w:annotationRef/>
      </w:r>
      <w:r>
        <w:t xml:space="preserve">.... Lieber ALLE Studiengangleiter: „Arbeiten aus ihren Studiengängen attraktiv präsentieren“ </w:t>
      </w:r>
    </w:p>
  </w:comment>
  <w:comment w:id="15" w:author="Markus Stolze" w:date="2012-06-07T10:45:00Z" w:initials="MS">
    <w:p w14:paraId="58E8BB6B" w14:textId="77777777" w:rsidR="00826894" w:rsidRDefault="00826894">
      <w:pPr>
        <w:pStyle w:val="CommentText"/>
      </w:pPr>
      <w:r>
        <w:rPr>
          <w:rStyle w:val="CommentReference"/>
        </w:rPr>
        <w:annotationRef/>
      </w:r>
      <w:r>
        <w:t>anders formulieren? (OK)</w:t>
      </w:r>
    </w:p>
  </w:comment>
  <w:comment w:id="16" w:author="Markus Stolze" w:date="2012-06-07T10:45:00Z" w:initials="MS">
    <w:p w14:paraId="736AD348" w14:textId="77777777" w:rsidR="00826894" w:rsidRDefault="00826894">
      <w:pPr>
        <w:pStyle w:val="CommentText"/>
      </w:pPr>
      <w:r>
        <w:rPr>
          <w:rStyle w:val="CommentReference"/>
        </w:rPr>
        <w:annotationRef/>
      </w:r>
      <w:r>
        <w:t>Irgendwo anderes hattet Ihr die Interaktion mit in die Definition der Videowall hineingenommen (glaube ich)</w:t>
      </w:r>
    </w:p>
  </w:comment>
  <w:comment w:id="17" w:author="Markus Stolze" w:date="2012-06-07T10:45:00Z" w:initials="MS">
    <w:p w14:paraId="64386212" w14:textId="77777777" w:rsidR="00826894" w:rsidRDefault="00826894">
      <w:pPr>
        <w:pStyle w:val="CommentText"/>
      </w:pPr>
      <w:r>
        <w:rPr>
          <w:rStyle w:val="CommentReference"/>
        </w:rPr>
        <w:annotationRef/>
      </w:r>
      <w:r>
        <w:t>Pixel angeben</w:t>
      </w:r>
    </w:p>
  </w:comment>
  <w:comment w:id="18" w:author="Markus Stolze" w:date="2012-06-07T10:45:00Z" w:initials="MS">
    <w:p w14:paraId="6217428D" w14:textId="77777777" w:rsidR="00826894" w:rsidRDefault="00826894">
      <w:pPr>
        <w:pStyle w:val="CommentText"/>
      </w:pPr>
      <w:r>
        <w:rPr>
          <w:rStyle w:val="CommentReference"/>
        </w:rPr>
        <w:annotationRef/>
      </w:r>
      <w:r>
        <w:t>Wirklich?</w:t>
      </w:r>
    </w:p>
  </w:comment>
  <w:comment w:id="19" w:author="Markus Stolze" w:date="2012-06-07T10:45:00Z" w:initials="MS">
    <w:p w14:paraId="3160F849" w14:textId="77777777" w:rsidR="00826894" w:rsidRDefault="00826894">
      <w:pPr>
        <w:pStyle w:val="CommentText"/>
      </w:pPr>
      <w:r>
        <w:rPr>
          <w:rStyle w:val="CommentReference"/>
        </w:rPr>
        <w:annotationRef/>
      </w:r>
      <w:r>
        <w:t>Hier wär eine Referenz schön</w:t>
      </w:r>
    </w:p>
  </w:comment>
  <w:comment w:id="21" w:author="Markus Stolze" w:date="2012-06-07T10:45:00Z" w:initials="MS">
    <w:p w14:paraId="7021D2EC" w14:textId="77777777" w:rsidR="00826894" w:rsidRDefault="00826894">
      <w:pPr>
        <w:pStyle w:val="CommentText"/>
      </w:pPr>
      <w:r>
        <w:rPr>
          <w:rStyle w:val="CommentReference"/>
        </w:rPr>
        <w:annotationRef/>
      </w:r>
      <w:r>
        <w:t>Was macht diese Bild hier?</w:t>
      </w:r>
    </w:p>
  </w:comment>
  <w:comment w:id="23" w:author="Markus Stolze" w:date="2012-06-07T10:45:00Z" w:initials="MS">
    <w:p w14:paraId="5CA58FBC" w14:textId="77777777" w:rsidR="00826894" w:rsidRDefault="00826894">
      <w:pPr>
        <w:pStyle w:val="CommentText"/>
      </w:pPr>
      <w:r>
        <w:rPr>
          <w:rStyle w:val="CommentReference"/>
        </w:rPr>
        <w:annotationRef/>
      </w:r>
      <w:r>
        <w:t>REf nicht in den Titel</w:t>
      </w:r>
    </w:p>
  </w:comment>
  <w:comment w:id="24" w:author="Markus Stolze" w:date="2012-06-07T10:45:00Z" w:initials="MS">
    <w:p w14:paraId="5687FDA1" w14:textId="77777777" w:rsidR="00826894" w:rsidRDefault="00826894">
      <w:pPr>
        <w:pStyle w:val="CommentText"/>
      </w:pPr>
      <w:r>
        <w:rPr>
          <w:rStyle w:val="CommentReference"/>
        </w:rPr>
        <w:annotationRef/>
      </w:r>
      <w:r>
        <w:t>Hier die Ref</w:t>
      </w:r>
    </w:p>
  </w:comment>
  <w:comment w:id="26" w:author="Markus Stolze" w:date="2012-06-07T10:45:00Z" w:initials="MS">
    <w:p w14:paraId="3A19FDA1" w14:textId="77777777" w:rsidR="00826894" w:rsidRDefault="00826894">
      <w:pPr>
        <w:pStyle w:val="CommentText"/>
      </w:pPr>
      <w:r>
        <w:rPr>
          <w:rStyle w:val="CommentReference"/>
        </w:rPr>
        <w:annotationRef/>
      </w:r>
      <w:r>
        <w:t>Unklar. Was ich sagen würde. (1) Bekannte Technik. Wird zB in MS Surface angewendet. [UI2 2012 Vorlesung TouchUI für Refs zu ersten Arbeiten suchen] (2) Verschiedene Probleme: a) Back Projection (-&gt; nicht machbar für bauliche Situation) b) direct touch -&gt; nicht machbar wegen Grösse</w:t>
      </w:r>
    </w:p>
  </w:comment>
  <w:comment w:id="27" w:author="Markus Stolze" w:date="2012-06-07T10:45:00Z" w:initials="MS">
    <w:p w14:paraId="1223D1CC" w14:textId="77777777" w:rsidR="00826894" w:rsidRDefault="00826894">
      <w:pPr>
        <w:pStyle w:val="CommentText"/>
      </w:pPr>
      <w:r>
        <w:rPr>
          <w:rStyle w:val="CommentReference"/>
        </w:rPr>
        <w:annotationRef/>
      </w:r>
      <w:r>
        <w:t xml:space="preserve">Hier wahrscheinlich auch Backprojection und Infrared Camera-based Touch </w:t>
      </w:r>
    </w:p>
  </w:comment>
  <w:comment w:id="30" w:author="Markus Stolze" w:date="2012-06-07T10:45:00Z" w:initials="MS">
    <w:p w14:paraId="03343D74" w14:textId="77777777" w:rsidR="00826894" w:rsidRDefault="00826894">
      <w:pPr>
        <w:pStyle w:val="CommentText"/>
      </w:pPr>
      <w:r>
        <w:rPr>
          <w:rStyle w:val="CommentReference"/>
        </w:rPr>
        <w:annotationRef/>
      </w:r>
      <w:r>
        <w:t xml:space="preserve">Ihr seit leider am Ziel vorbeigeschossen: Aufgabestellung war ja Video-Wall (Public display) mit Kinect. Daher hätte ich eher arbeiten </w:t>
      </w:r>
    </w:p>
  </w:comment>
  <w:comment w:id="89" w:author="Markus Stolze" w:date="2012-06-07T10:45:00Z" w:initials="MS">
    <w:p w14:paraId="56B03BE5" w14:textId="303E9B7D" w:rsidR="00F609A9" w:rsidRDefault="00F609A9">
      <w:pPr>
        <w:pStyle w:val="CommentText"/>
      </w:pPr>
      <w:r>
        <w:rPr>
          <w:rStyle w:val="CommentReference"/>
        </w:rPr>
        <w:annotationRef/>
      </w:r>
      <w:r>
        <w:t>Dieses Bild in die Mgmt Summary</w:t>
      </w:r>
    </w:p>
  </w:comment>
  <w:comment w:id="91" w:author="Markus Stolze" w:date="2012-06-07T10:45:00Z" w:initials="MS">
    <w:p w14:paraId="36A4F6E1" w14:textId="60B92046" w:rsidR="00621F55" w:rsidRDefault="00621F55">
      <w:pPr>
        <w:pStyle w:val="CommentText"/>
      </w:pPr>
      <w:r>
        <w:rPr>
          <w:rStyle w:val="CommentReference"/>
        </w:rPr>
        <w:annotationRef/>
      </w:r>
      <w:r>
        <w:t>Vielleicht dieses auch in Mgmt summary</w:t>
      </w:r>
    </w:p>
  </w:comment>
  <w:comment w:id="94" w:author="Markus Stolze" w:date="2012-06-07T10:45:00Z" w:initials="MS">
    <w:p w14:paraId="39181A69" w14:textId="2E87E6D5" w:rsidR="00621F55" w:rsidRDefault="00621F55">
      <w:pPr>
        <w:pStyle w:val="CommentText"/>
      </w:pPr>
      <w:r>
        <w:rPr>
          <w:rStyle w:val="CommentReference"/>
        </w:rPr>
        <w:annotationRef/>
      </w:r>
      <w:r>
        <w:t>Und Weis=nicht erkannt?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96C89" w14:textId="77777777" w:rsidR="00D372CD" w:rsidRDefault="00D372CD" w:rsidP="008F2373">
      <w:pPr>
        <w:spacing w:after="0"/>
      </w:pPr>
      <w:r>
        <w:separator/>
      </w:r>
    </w:p>
  </w:endnote>
  <w:endnote w:type="continuationSeparator" w:id="0">
    <w:p w14:paraId="278784EA" w14:textId="77777777" w:rsidR="00D372CD" w:rsidRDefault="00D372C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ED38CC" w14:textId="77777777" w:rsidR="00826894" w:rsidRDefault="00826894">
    <w:pPr>
      <w:pStyle w:val="Footer"/>
    </w:pPr>
    <w:r>
      <w:t>HSR Videowall - Vorstudie</w:t>
    </w:r>
    <w:r w:rsidRPr="005E2896">
      <w:tab/>
    </w:r>
    <w:r>
      <w:fldChar w:fldCharType="begin"/>
    </w:r>
    <w:r>
      <w:instrText xml:space="preserve"> DATE  \@ "d. MMMM yyyy"  \* MERGEFORMAT </w:instrText>
    </w:r>
    <w:r>
      <w:fldChar w:fldCharType="separate"/>
    </w:r>
    <w:r w:rsidR="003D31F5">
      <w:rPr>
        <w:noProof/>
      </w:rPr>
      <w:t>7.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3D31F5" w:rsidRPr="003D31F5">
      <w:rPr>
        <w:b/>
        <w:noProof/>
        <w:lang w:val="de-DE"/>
      </w:rPr>
      <w:t>1</w:t>
    </w:r>
    <w:r>
      <w:rPr>
        <w:b/>
      </w:rPr>
      <w:fldChar w:fldCharType="end"/>
    </w:r>
    <w:r>
      <w:rPr>
        <w:lang w:val="de-DE"/>
      </w:rPr>
      <w:t xml:space="preserve"> von </w:t>
    </w:r>
    <w:r w:rsidR="00D372CD">
      <w:fldChar w:fldCharType="begin"/>
    </w:r>
    <w:r w:rsidR="00D372CD">
      <w:instrText>NUMPAGES  \* Arabic  \* MERGEFORMAT</w:instrText>
    </w:r>
    <w:r w:rsidR="00D372CD">
      <w:fldChar w:fldCharType="separate"/>
    </w:r>
    <w:r w:rsidR="003D31F5" w:rsidRPr="003D31F5">
      <w:rPr>
        <w:b/>
        <w:noProof/>
        <w:lang w:val="de-DE"/>
      </w:rPr>
      <w:t>26</w:t>
    </w:r>
    <w:r w:rsidR="00D372C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65A40F" w14:textId="77777777" w:rsidR="00D372CD" w:rsidRDefault="00D372CD" w:rsidP="008F2373">
      <w:pPr>
        <w:spacing w:after="0"/>
      </w:pPr>
      <w:r>
        <w:separator/>
      </w:r>
    </w:p>
  </w:footnote>
  <w:footnote w:type="continuationSeparator" w:id="0">
    <w:p w14:paraId="4767454A" w14:textId="77777777" w:rsidR="00D372CD" w:rsidRDefault="00D372CD" w:rsidP="008F2373">
      <w:pPr>
        <w:spacing w:after="0"/>
      </w:pPr>
      <w:r>
        <w:continuationSeparator/>
      </w:r>
    </w:p>
  </w:footnote>
  <w:footnote w:id="1">
    <w:p w14:paraId="58EC8761" w14:textId="77777777" w:rsidR="00826894" w:rsidRDefault="00826894" w:rsidP="00D657D5">
      <w:pPr>
        <w:pStyle w:val="FootnoteText"/>
      </w:pPr>
      <w:r>
        <w:rPr>
          <w:rStyle w:val="FootnoteReference"/>
        </w:rPr>
        <w:footnoteRef/>
      </w:r>
      <w:r>
        <w:t xml:space="preserve"> </w:t>
      </w:r>
      <w:hyperlink r:id="rId1" w:history="1">
        <w:r w:rsidRPr="00D0165E">
          <w:rPr>
            <w:rStyle w:val="Hyperlink"/>
          </w:rPr>
          <w:t>http://www.leapmotion.com/</w:t>
        </w:r>
      </w:hyperlink>
    </w:p>
  </w:footnote>
  <w:footnote w:id="2">
    <w:p w14:paraId="05126949" w14:textId="77777777" w:rsidR="00826894" w:rsidRDefault="00826894" w:rsidP="00862184">
      <w:pPr>
        <w:pStyle w:val="FootnoteText"/>
      </w:pPr>
      <w:r>
        <w:rPr>
          <w:rStyle w:val="FootnoteReference"/>
        </w:rPr>
        <w:footnoteRef/>
      </w:r>
      <w:r>
        <w:t xml:space="preserve"> </w:t>
      </w:r>
      <w:hyperlink r:id="rId2" w:history="1">
        <w:r w:rsidRPr="00D0165E">
          <w:rPr>
            <w:rStyle w:val="Hyperlink"/>
          </w:rPr>
          <w:t>https://live.leapmotion.com/order.html</w:t>
        </w:r>
      </w:hyperlink>
      <w:r>
        <w:rPr>
          <w:rStyle w:val="Hyperlink"/>
        </w:rPr>
        <w:t xml:space="preserve"> </w:t>
      </w:r>
      <w:r>
        <w:t>(TODO Literaturverzeichnis)</w:t>
      </w:r>
    </w:p>
  </w:footnote>
  <w:footnote w:id="3">
    <w:p w14:paraId="2E5DCF37" w14:textId="77777777" w:rsidR="00826894" w:rsidRDefault="00826894" w:rsidP="00D657D5">
      <w:pPr>
        <w:pStyle w:val="FootnoteText"/>
      </w:pPr>
      <w:r>
        <w:rPr>
          <w:rStyle w:val="FootnoteReference"/>
        </w:rPr>
        <w:footnoteRef/>
      </w:r>
      <w:r>
        <w:t xml:space="preserve"> </w:t>
      </w:r>
      <w:hyperlink r:id="rId3" w:history="1">
        <w:r w:rsidRPr="00D0165E">
          <w:rPr>
            <w:rStyle w:val="Hyperlink"/>
          </w:rPr>
          <w:t>http://pewa.panasonic.com/components/built-in-sensors/3d-image-sensors/d-imager/</w:t>
        </w:r>
      </w:hyperlink>
    </w:p>
  </w:footnote>
  <w:footnote w:id="4">
    <w:p w14:paraId="5FE34593" w14:textId="77777777" w:rsidR="00826894" w:rsidRDefault="00826894" w:rsidP="00D657D5">
      <w:pPr>
        <w:pStyle w:val="FootnoteText"/>
      </w:pPr>
      <w:r>
        <w:rPr>
          <w:rStyle w:val="FootnoteReference"/>
        </w:rPr>
        <w:footnoteRef/>
      </w:r>
      <w:r>
        <w:t xml:space="preserve"> </w:t>
      </w:r>
      <w:hyperlink r:id="rId4" w:history="1">
        <w:r w:rsidRPr="00D0165E">
          <w:rPr>
            <w:rStyle w:val="Hyperlink"/>
          </w:rPr>
          <w:t>http://www.konami.jp/bemani/ddr/jp/</w:t>
        </w:r>
      </w:hyperlink>
    </w:p>
  </w:footnote>
  <w:footnote w:id="5">
    <w:p w14:paraId="2CF0F504" w14:textId="77777777" w:rsidR="00826894" w:rsidRDefault="00826894" w:rsidP="00862184">
      <w:r>
        <w:rPr>
          <w:rStyle w:val="FootnoteReference"/>
        </w:rPr>
        <w:footnoteRef/>
      </w:r>
      <w:r>
        <w:t xml:space="preserve"> </w:t>
      </w:r>
      <w:hyperlink r:id="rId5" w:history="1">
        <w:r w:rsidRPr="00D0165E">
          <w:rPr>
            <w:rStyle w:val="Hyperlink"/>
          </w:rPr>
          <w:t>http://marketplace.xbox.com/en-GB/Product/DanceEvolution/66acd000-77fe-1000-9115-d8024b4e081e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D0864" w14:textId="77777777" w:rsidR="00826894" w:rsidRDefault="00826894">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47666"/>
    <w:rsid w:val="00151ED5"/>
    <w:rsid w:val="001528C8"/>
    <w:rsid w:val="00153E6F"/>
    <w:rsid w:val="0016000A"/>
    <w:rsid w:val="001609C2"/>
    <w:rsid w:val="00164503"/>
    <w:rsid w:val="00172C87"/>
    <w:rsid w:val="001769F0"/>
    <w:rsid w:val="00182A89"/>
    <w:rsid w:val="00191C04"/>
    <w:rsid w:val="001971E0"/>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2708"/>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1080"/>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6C44"/>
    <w:rsid w:val="003C72BF"/>
    <w:rsid w:val="003C7683"/>
    <w:rsid w:val="003D115F"/>
    <w:rsid w:val="003D2D5A"/>
    <w:rsid w:val="003D31F5"/>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4E1C"/>
    <w:rsid w:val="004E534B"/>
    <w:rsid w:val="004E6934"/>
    <w:rsid w:val="004E6A6B"/>
    <w:rsid w:val="004F1530"/>
    <w:rsid w:val="004F2E0B"/>
    <w:rsid w:val="004F46DE"/>
    <w:rsid w:val="004F6AFF"/>
    <w:rsid w:val="00501326"/>
    <w:rsid w:val="00503365"/>
    <w:rsid w:val="005042BE"/>
    <w:rsid w:val="00504496"/>
    <w:rsid w:val="00506318"/>
    <w:rsid w:val="0050684A"/>
    <w:rsid w:val="005159A7"/>
    <w:rsid w:val="00517828"/>
    <w:rsid w:val="00520B68"/>
    <w:rsid w:val="00522496"/>
    <w:rsid w:val="0052268D"/>
    <w:rsid w:val="005246C7"/>
    <w:rsid w:val="00524D4D"/>
    <w:rsid w:val="0053007C"/>
    <w:rsid w:val="00531F06"/>
    <w:rsid w:val="005320A6"/>
    <w:rsid w:val="005321FA"/>
    <w:rsid w:val="005324BE"/>
    <w:rsid w:val="00532F95"/>
    <w:rsid w:val="005357B3"/>
    <w:rsid w:val="005407C8"/>
    <w:rsid w:val="00543751"/>
    <w:rsid w:val="005451B8"/>
    <w:rsid w:val="00545B7C"/>
    <w:rsid w:val="0054612A"/>
    <w:rsid w:val="00550DD9"/>
    <w:rsid w:val="00551365"/>
    <w:rsid w:val="005532E5"/>
    <w:rsid w:val="005550F3"/>
    <w:rsid w:val="00555305"/>
    <w:rsid w:val="005557DE"/>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1F55"/>
    <w:rsid w:val="00622B00"/>
    <w:rsid w:val="00623750"/>
    <w:rsid w:val="0062709E"/>
    <w:rsid w:val="00630EDA"/>
    <w:rsid w:val="006314BE"/>
    <w:rsid w:val="00635381"/>
    <w:rsid w:val="0063780A"/>
    <w:rsid w:val="00637BEA"/>
    <w:rsid w:val="00640EF2"/>
    <w:rsid w:val="00642D6F"/>
    <w:rsid w:val="0064314C"/>
    <w:rsid w:val="00643B9D"/>
    <w:rsid w:val="006451FC"/>
    <w:rsid w:val="006505B5"/>
    <w:rsid w:val="00650894"/>
    <w:rsid w:val="00651384"/>
    <w:rsid w:val="00651F32"/>
    <w:rsid w:val="00661454"/>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527C"/>
    <w:rsid w:val="007B716D"/>
    <w:rsid w:val="007B74F2"/>
    <w:rsid w:val="007B7573"/>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26894"/>
    <w:rsid w:val="008303D8"/>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A54"/>
    <w:rsid w:val="008D6BDA"/>
    <w:rsid w:val="008E1C92"/>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2A34"/>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A9D"/>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920E7"/>
    <w:rsid w:val="00B93572"/>
    <w:rsid w:val="00B93B4E"/>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179D"/>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372C4"/>
    <w:rsid w:val="00C43059"/>
    <w:rsid w:val="00C47BE9"/>
    <w:rsid w:val="00C514B3"/>
    <w:rsid w:val="00C52E98"/>
    <w:rsid w:val="00C618CB"/>
    <w:rsid w:val="00C62131"/>
    <w:rsid w:val="00C62D03"/>
    <w:rsid w:val="00C63E4F"/>
    <w:rsid w:val="00C65516"/>
    <w:rsid w:val="00C6795A"/>
    <w:rsid w:val="00C67E23"/>
    <w:rsid w:val="00C7011F"/>
    <w:rsid w:val="00C737AB"/>
    <w:rsid w:val="00C74BF5"/>
    <w:rsid w:val="00C765DF"/>
    <w:rsid w:val="00C808E8"/>
    <w:rsid w:val="00C81080"/>
    <w:rsid w:val="00C858B5"/>
    <w:rsid w:val="00C85D28"/>
    <w:rsid w:val="00C87A1C"/>
    <w:rsid w:val="00C90DFA"/>
    <w:rsid w:val="00C92D7A"/>
    <w:rsid w:val="00C94941"/>
    <w:rsid w:val="00C9533A"/>
    <w:rsid w:val="00C96B5F"/>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372CD"/>
    <w:rsid w:val="00D400BD"/>
    <w:rsid w:val="00D4118B"/>
    <w:rsid w:val="00D44C57"/>
    <w:rsid w:val="00D47106"/>
    <w:rsid w:val="00D518C2"/>
    <w:rsid w:val="00D54B94"/>
    <w:rsid w:val="00D5605C"/>
    <w:rsid w:val="00D57385"/>
    <w:rsid w:val="00D64933"/>
    <w:rsid w:val="00D64CAF"/>
    <w:rsid w:val="00D657D5"/>
    <w:rsid w:val="00D7377F"/>
    <w:rsid w:val="00D737E2"/>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38D7"/>
    <w:rsid w:val="00DE61E9"/>
    <w:rsid w:val="00DF3168"/>
    <w:rsid w:val="00DF321F"/>
    <w:rsid w:val="00DF3331"/>
    <w:rsid w:val="00DF4AB2"/>
    <w:rsid w:val="00DF675E"/>
    <w:rsid w:val="00DF6C06"/>
    <w:rsid w:val="00DF6D7D"/>
    <w:rsid w:val="00DF72D3"/>
    <w:rsid w:val="00E03728"/>
    <w:rsid w:val="00E03F5E"/>
    <w:rsid w:val="00E13112"/>
    <w:rsid w:val="00E132BF"/>
    <w:rsid w:val="00E13BEF"/>
    <w:rsid w:val="00E20B36"/>
    <w:rsid w:val="00E22264"/>
    <w:rsid w:val="00E254D2"/>
    <w:rsid w:val="00E25503"/>
    <w:rsid w:val="00E318BF"/>
    <w:rsid w:val="00E31FFC"/>
    <w:rsid w:val="00E32704"/>
    <w:rsid w:val="00E330DE"/>
    <w:rsid w:val="00E3381A"/>
    <w:rsid w:val="00E37F9E"/>
    <w:rsid w:val="00E40C31"/>
    <w:rsid w:val="00E4144A"/>
    <w:rsid w:val="00E54E33"/>
    <w:rsid w:val="00E5522E"/>
    <w:rsid w:val="00E56DB5"/>
    <w:rsid w:val="00E60EFF"/>
    <w:rsid w:val="00E627EA"/>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7C4"/>
    <w:rsid w:val="00F31D8C"/>
    <w:rsid w:val="00F34235"/>
    <w:rsid w:val="00F34E2D"/>
    <w:rsid w:val="00F37EE6"/>
    <w:rsid w:val="00F42E13"/>
    <w:rsid w:val="00F456CB"/>
    <w:rsid w:val="00F47F01"/>
    <w:rsid w:val="00F543E0"/>
    <w:rsid w:val="00F559D6"/>
    <w:rsid w:val="00F57ED8"/>
    <w:rsid w:val="00F609A9"/>
    <w:rsid w:val="00F615AF"/>
    <w:rsid w:val="00F61D70"/>
    <w:rsid w:val="00F622F0"/>
    <w:rsid w:val="00F6580D"/>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F7D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CommentReference">
    <w:name w:val="annotation reference"/>
    <w:basedOn w:val="DefaultParagraphFont"/>
    <w:uiPriority w:val="99"/>
    <w:semiHidden/>
    <w:unhideWhenUsed/>
    <w:rsid w:val="00C96B5F"/>
    <w:rPr>
      <w:sz w:val="18"/>
      <w:szCs w:val="18"/>
    </w:rPr>
  </w:style>
  <w:style w:type="paragraph" w:styleId="CommentText">
    <w:name w:val="annotation text"/>
    <w:basedOn w:val="Normal"/>
    <w:link w:val="CommentTextChar"/>
    <w:uiPriority w:val="99"/>
    <w:semiHidden/>
    <w:unhideWhenUsed/>
    <w:rsid w:val="00C96B5F"/>
    <w:rPr>
      <w:sz w:val="24"/>
      <w:szCs w:val="24"/>
    </w:rPr>
  </w:style>
  <w:style w:type="character" w:customStyle="1" w:styleId="CommentTextChar">
    <w:name w:val="Comment Text Char"/>
    <w:basedOn w:val="DefaultParagraphFont"/>
    <w:link w:val="CommentText"/>
    <w:uiPriority w:val="99"/>
    <w:semiHidden/>
    <w:rsid w:val="00C96B5F"/>
    <w:rPr>
      <w:sz w:val="24"/>
      <w:szCs w:val="24"/>
    </w:rPr>
  </w:style>
  <w:style w:type="paragraph" w:styleId="CommentSubject">
    <w:name w:val="annotation subject"/>
    <w:basedOn w:val="CommentText"/>
    <w:next w:val="CommentText"/>
    <w:link w:val="CommentSubjectChar"/>
    <w:uiPriority w:val="99"/>
    <w:semiHidden/>
    <w:unhideWhenUsed/>
    <w:rsid w:val="00C96B5F"/>
    <w:rPr>
      <w:b/>
      <w:bCs/>
      <w:sz w:val="20"/>
      <w:szCs w:val="20"/>
    </w:rPr>
  </w:style>
  <w:style w:type="character" w:customStyle="1" w:styleId="CommentSubjectChar">
    <w:name w:val="Comment Subject Char"/>
    <w:basedOn w:val="CommentTextChar"/>
    <w:link w:val="CommentSubject"/>
    <w:uiPriority w:val="99"/>
    <w:semiHidden/>
    <w:rsid w:val="00C96B5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CommentReference">
    <w:name w:val="annotation reference"/>
    <w:basedOn w:val="DefaultParagraphFont"/>
    <w:uiPriority w:val="99"/>
    <w:semiHidden/>
    <w:unhideWhenUsed/>
    <w:rsid w:val="00C96B5F"/>
    <w:rPr>
      <w:sz w:val="18"/>
      <w:szCs w:val="18"/>
    </w:rPr>
  </w:style>
  <w:style w:type="paragraph" w:styleId="CommentText">
    <w:name w:val="annotation text"/>
    <w:basedOn w:val="Normal"/>
    <w:link w:val="CommentTextChar"/>
    <w:uiPriority w:val="99"/>
    <w:semiHidden/>
    <w:unhideWhenUsed/>
    <w:rsid w:val="00C96B5F"/>
    <w:rPr>
      <w:sz w:val="24"/>
      <w:szCs w:val="24"/>
    </w:rPr>
  </w:style>
  <w:style w:type="character" w:customStyle="1" w:styleId="CommentTextChar">
    <w:name w:val="Comment Text Char"/>
    <w:basedOn w:val="DefaultParagraphFont"/>
    <w:link w:val="CommentText"/>
    <w:uiPriority w:val="99"/>
    <w:semiHidden/>
    <w:rsid w:val="00C96B5F"/>
    <w:rPr>
      <w:sz w:val="24"/>
      <w:szCs w:val="24"/>
    </w:rPr>
  </w:style>
  <w:style w:type="paragraph" w:styleId="CommentSubject">
    <w:name w:val="annotation subject"/>
    <w:basedOn w:val="CommentText"/>
    <w:next w:val="CommentText"/>
    <w:link w:val="CommentSubjectChar"/>
    <w:uiPriority w:val="99"/>
    <w:semiHidden/>
    <w:unhideWhenUsed/>
    <w:rsid w:val="00C96B5F"/>
    <w:rPr>
      <w:b/>
      <w:bCs/>
      <w:sz w:val="20"/>
      <w:szCs w:val="20"/>
    </w:rPr>
  </w:style>
  <w:style w:type="character" w:customStyle="1" w:styleId="CommentSubjectChar">
    <w:name w:val="Comment Subject Char"/>
    <w:basedOn w:val="CommentTextChar"/>
    <w:link w:val="CommentSubject"/>
    <w:uiPriority w:val="99"/>
    <w:semiHidden/>
    <w:rsid w:val="00C96B5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trox.com/graphics/en/products/display_wall/" TargetMode="External"/><Relationship Id="rId18" Type="http://schemas.openxmlformats.org/officeDocument/2006/relationships/image" Target="media/image4.png"/><Relationship Id="rId26" Type="http://schemas.openxmlformats.org/officeDocument/2006/relationships/image" Target="media/image9.jpeg"/><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chart" Target="charts/chart5.xm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informationweek.com/news/212902015" TargetMode="External"/><Relationship Id="rId17" Type="http://schemas.openxmlformats.org/officeDocument/2006/relationships/image" Target="media/image3.png"/><Relationship Id="rId25" Type="http://schemas.openxmlformats.org/officeDocument/2006/relationships/hyperlink" Target="http://www2.panasonic.biz/es/densetsu/device/3DImageSensor/en/img/imgProduct01.jpg" TargetMode="External"/><Relationship Id="rId33" Type="http://schemas.openxmlformats.org/officeDocument/2006/relationships/image" Target="media/image11.png"/><Relationship Id="rId38"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www.microsoft.com/about/technicalrecognition/Kinect-Skeletal-Tracking.aspx" TargetMode="External"/><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ixell.com/what_is_a_vw.htm" TargetMode="External"/><Relationship Id="rId24" Type="http://schemas.openxmlformats.org/officeDocument/2006/relationships/image" Target="media/image8.jpeg"/><Relationship Id="rId32" Type="http://schemas.openxmlformats.org/officeDocument/2006/relationships/hyperlink" Target="http://www.microsoft.com/en-us/kinectforwindows/develop/resources.aspx" TargetMode="External"/><Relationship Id="rId37" Type="http://schemas.openxmlformats.org/officeDocument/2006/relationships/chart" Target="charts/chart8.xml"/><Relationship Id="rId40"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hyperlink" Target="http://www.cinemassivedisplays.com/PDF/Video-Wall-CineView.pdf" TargetMode="External"/><Relationship Id="rId23" Type="http://schemas.openxmlformats.org/officeDocument/2006/relationships/hyperlink" Target="http://c347130.r30.cf1.rackcdn.com/about_10.jpg" TargetMode="External"/><Relationship Id="rId28" Type="http://schemas.openxmlformats.org/officeDocument/2006/relationships/chart" Target="charts/chart2.xml"/><Relationship Id="rId36" Type="http://schemas.openxmlformats.org/officeDocument/2006/relationships/chart" Target="charts/chart7.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chart" Target="charts/chart4.xm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multiscreenvideo.com/products/stand-alone-video-wall/ems-ivu9s-3x3-scalable-video-wall-controller/" TargetMode="External"/><Relationship Id="rId22" Type="http://schemas.openxmlformats.org/officeDocument/2006/relationships/image" Target="media/image7.jpeg"/><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chart" Target="charts/chart6.xm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pewa.panasonic.com/components/built-in-sensors/3d-image-sensors/d-imager/" TargetMode="External"/><Relationship Id="rId2" Type="http://schemas.openxmlformats.org/officeDocument/2006/relationships/hyperlink" Target="https://live.leapmotion.com/order.html" TargetMode="External"/><Relationship Id="rId1" Type="http://schemas.openxmlformats.org/officeDocument/2006/relationships/hyperlink" Target="http://www.leapmotion.com/" TargetMode="External"/><Relationship Id="rId5" Type="http://schemas.openxmlformats.org/officeDocument/2006/relationships/hyperlink" Target="http://marketplace.xbox.com/en-GB/Product/DanceEvolution/66acd000-77fe-1000-9115-d8024b4e081e"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84499584"/>
        <c:axId val="184874112"/>
      </c:lineChart>
      <c:catAx>
        <c:axId val="184499584"/>
        <c:scaling>
          <c:orientation val="minMax"/>
        </c:scaling>
        <c:delete val="0"/>
        <c:axPos val="b"/>
        <c:majorTickMark val="out"/>
        <c:minorTickMark val="none"/>
        <c:tickLblPos val="nextTo"/>
        <c:crossAx val="184874112"/>
        <c:crosses val="autoZero"/>
        <c:auto val="1"/>
        <c:lblAlgn val="ctr"/>
        <c:lblOffset val="100"/>
        <c:noMultiLvlLbl val="0"/>
      </c:catAx>
      <c:valAx>
        <c:axId val="184874112"/>
        <c:scaling>
          <c:orientation val="minMax"/>
        </c:scaling>
        <c:delete val="0"/>
        <c:axPos val="l"/>
        <c:majorGridlines/>
        <c:numFmt formatCode="General" sourceLinked="1"/>
        <c:majorTickMark val="out"/>
        <c:minorTickMark val="none"/>
        <c:tickLblPos val="nextTo"/>
        <c:crossAx val="1844995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62867840"/>
        <c:axId val="162866304"/>
      </c:barChart>
      <c:valAx>
        <c:axId val="162866304"/>
        <c:scaling>
          <c:orientation val="minMax"/>
        </c:scaling>
        <c:delete val="1"/>
        <c:axPos val="b"/>
        <c:majorGridlines/>
        <c:numFmt formatCode="0.00%" sourceLinked="1"/>
        <c:majorTickMark val="out"/>
        <c:minorTickMark val="none"/>
        <c:tickLblPos val="nextTo"/>
        <c:crossAx val="162867840"/>
        <c:crosses val="autoZero"/>
        <c:crossBetween val="between"/>
      </c:valAx>
      <c:catAx>
        <c:axId val="162867840"/>
        <c:scaling>
          <c:orientation val="minMax"/>
        </c:scaling>
        <c:delete val="0"/>
        <c:axPos val="l"/>
        <c:majorTickMark val="out"/>
        <c:minorTickMark val="none"/>
        <c:tickLblPos val="nextTo"/>
        <c:crossAx val="162866304"/>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1998E-2"/>
                  <c:y val="0.17336832895887999"/>
                </c:manualLayout>
              </c:layout>
              <c:showLegendKey val="0"/>
              <c:showVal val="0"/>
              <c:showCatName val="0"/>
              <c:showSerName val="0"/>
              <c:showPercent val="1"/>
              <c:showBubbleSize val="0"/>
            </c:dLbl>
            <c:dLbl>
              <c:idx val="1"/>
              <c:layout>
                <c:manualLayout>
                  <c:x val="7.2962962962962993E-2"/>
                  <c:y val="-0.21709786276715401"/>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2.4285714285714288</c:v>
                </c:pt>
                <c:pt idx="1">
                  <c:v>1.8472906403940881</c:v>
                </c:pt>
                <c:pt idx="2">
                  <c:v>2.9274611398963728</c:v>
                </c:pt>
                <c:pt idx="3">
                  <c:v>2.395522388059701</c:v>
                </c:pt>
                <c:pt idx="4">
                  <c:v>2.7487437185929648</c:v>
                </c:pt>
                <c:pt idx="5">
                  <c:v>2.6175000000000002</c:v>
                </c:pt>
                <c:pt idx="6">
                  <c:v>1.930348258706468</c:v>
                </c:pt>
                <c:pt idx="7">
                  <c:v>3.0098522167487678</c:v>
                </c:pt>
              </c:numCache>
            </c:numRef>
          </c:val>
        </c:ser>
        <c:dLbls>
          <c:showLegendKey val="0"/>
          <c:showVal val="0"/>
          <c:showCatName val="0"/>
          <c:showSerName val="0"/>
          <c:showPercent val="0"/>
          <c:showBubbleSize val="0"/>
        </c:dLbls>
        <c:gapWidth val="150"/>
        <c:axId val="185835904"/>
        <c:axId val="185837440"/>
      </c:barChart>
      <c:catAx>
        <c:axId val="185835904"/>
        <c:scaling>
          <c:orientation val="maxMin"/>
        </c:scaling>
        <c:delete val="0"/>
        <c:axPos val="l"/>
        <c:majorTickMark val="out"/>
        <c:minorTickMark val="none"/>
        <c:tickLblPos val="nextTo"/>
        <c:crossAx val="185837440"/>
        <c:crosses val="autoZero"/>
        <c:auto val="1"/>
        <c:lblAlgn val="ctr"/>
        <c:lblOffset val="100"/>
        <c:noMultiLvlLbl val="0"/>
      </c:catAx>
      <c:valAx>
        <c:axId val="18583744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6"/>
            </c:manualLayout>
          </c:layout>
          <c:overlay val="0"/>
        </c:title>
        <c:numFmt formatCode="0.00" sourceLinked="1"/>
        <c:majorTickMark val="out"/>
        <c:minorTickMark val="none"/>
        <c:tickLblPos val="nextTo"/>
        <c:crossAx val="18583590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98"/>
          <c:y val="9.7869197672498895E-2"/>
          <c:w val="0.55043144400338395"/>
          <c:h val="0.744952105633779"/>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1.2916666666666661</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2.3448275862068968</c:v>
                </c:pt>
                <c:pt idx="1">
                  <c:v>1.517241379310345</c:v>
                </c:pt>
                <c:pt idx="2">
                  <c:v>2.8214285714285712</c:v>
                </c:pt>
                <c:pt idx="3">
                  <c:v>2.2758620689655178</c:v>
                </c:pt>
                <c:pt idx="4">
                  <c:v>2.714285714285714</c:v>
                </c:pt>
                <c:pt idx="5">
                  <c:v>2.6428571428571428</c:v>
                </c:pt>
                <c:pt idx="6">
                  <c:v>1.896551724137931</c:v>
                </c:pt>
                <c:pt idx="7">
                  <c:v>3.241379310344827</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3.0588235294117641</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1.756756756756757</c:v>
                </c:pt>
                <c:pt idx="2">
                  <c:v>2.9722222222222219</c:v>
                </c:pt>
                <c:pt idx="3">
                  <c:v>2.4861111111111112</c:v>
                </c:pt>
                <c:pt idx="4">
                  <c:v>2.6</c:v>
                </c:pt>
                <c:pt idx="5">
                  <c:v>2.9166666666666661</c:v>
                </c:pt>
                <c:pt idx="6">
                  <c:v>2.2638888888888888</c:v>
                </c:pt>
                <c:pt idx="7">
                  <c:v>3.243243243243243</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1.7391304347826091</c:v>
                </c:pt>
                <c:pt idx="2">
                  <c:v>3.0952380952380949</c:v>
                </c:pt>
                <c:pt idx="3">
                  <c:v>2.1304347826086958</c:v>
                </c:pt>
                <c:pt idx="4">
                  <c:v>3.045454545454545</c:v>
                </c:pt>
                <c:pt idx="5">
                  <c:v>2.2272727272727271</c:v>
                </c:pt>
                <c:pt idx="6">
                  <c:v>1.8260869565217399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c:v>
                </c:pt>
                <c:pt idx="1">
                  <c:v>1.958333333333333</c:v>
                </c:pt>
                <c:pt idx="2">
                  <c:v>3.021276595744681</c:v>
                </c:pt>
                <c:pt idx="3">
                  <c:v>2.2978723404255321</c:v>
                </c:pt>
                <c:pt idx="4">
                  <c:v>2.7916666666666661</c:v>
                </c:pt>
                <c:pt idx="5">
                  <c:v>2.729166666666667</c:v>
                </c:pt>
                <c:pt idx="6">
                  <c:v>1.9791666666666661</c:v>
                </c:pt>
                <c:pt idx="7">
                  <c:v>2.833333333333333</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2.0476190476190479</c:v>
                </c:pt>
                <c:pt idx="1">
                  <c:v>1.7142857142857151</c:v>
                </c:pt>
                <c:pt idx="2">
                  <c:v>2.8947368421052642</c:v>
                </c:pt>
                <c:pt idx="3">
                  <c:v>3</c:v>
                </c:pt>
                <c:pt idx="4">
                  <c:v>2.8571428571428572</c:v>
                </c:pt>
                <c:pt idx="5">
                  <c:v>2.6666666666666661</c:v>
                </c:pt>
                <c:pt idx="6">
                  <c:v>1.8095238095238091</c:v>
                </c:pt>
                <c:pt idx="7">
                  <c:v>3.1904761904761911</c:v>
                </c:pt>
              </c:numCache>
            </c:numRef>
          </c:val>
        </c:ser>
        <c:dLbls>
          <c:showLegendKey val="0"/>
          <c:showVal val="0"/>
          <c:showCatName val="0"/>
          <c:showSerName val="0"/>
          <c:showPercent val="0"/>
          <c:showBubbleSize val="0"/>
        </c:dLbls>
        <c:gapWidth val="75"/>
        <c:overlap val="-25"/>
        <c:axId val="185776768"/>
        <c:axId val="185778560"/>
      </c:barChart>
      <c:catAx>
        <c:axId val="185776768"/>
        <c:scaling>
          <c:orientation val="maxMin"/>
        </c:scaling>
        <c:delete val="0"/>
        <c:axPos val="l"/>
        <c:majorTickMark val="none"/>
        <c:minorTickMark val="none"/>
        <c:tickLblPos val="nextTo"/>
        <c:crossAx val="185778560"/>
        <c:crosses val="autoZero"/>
        <c:auto val="1"/>
        <c:lblAlgn val="ctr"/>
        <c:lblOffset val="100"/>
        <c:tickLblSkip val="1"/>
        <c:noMultiLvlLbl val="0"/>
      </c:catAx>
      <c:valAx>
        <c:axId val="18577856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503"/>
              <c:y val="6.6187432453296294E-2"/>
            </c:manualLayout>
          </c:layout>
          <c:overlay val="0"/>
        </c:title>
        <c:numFmt formatCode="0.00" sourceLinked="1"/>
        <c:majorTickMark val="none"/>
        <c:minorTickMark val="none"/>
        <c:tickLblPos val="nextTo"/>
        <c:crossAx val="185776768"/>
        <c:crosses val="autoZero"/>
        <c:crossBetween val="between"/>
        <c:majorUnit val="1"/>
        <c:minorUnit val="1"/>
      </c:valAx>
    </c:plotArea>
    <c:legend>
      <c:legendPos val="b"/>
      <c:layout>
        <c:manualLayout>
          <c:xMode val="edge"/>
          <c:yMode val="edge"/>
          <c:x val="0.23438970955076899"/>
          <c:y val="0.85924224812078198"/>
          <c:w val="0.553258974859548"/>
          <c:h val="0.13391137872471801"/>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5"/>
          <c:y val="0.10232283464566901"/>
          <c:w val="0.67373038569183796"/>
          <c:h val="0.48581200787401602"/>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63398400"/>
        <c:axId val="163400320"/>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2.4285714285714288</c:v>
                </c:pt>
                <c:pt idx="1">
                  <c:v>1.8472906403940881</c:v>
                </c:pt>
                <c:pt idx="2">
                  <c:v>2.9274611398963728</c:v>
                </c:pt>
                <c:pt idx="3">
                  <c:v>2.395522388059701</c:v>
                </c:pt>
                <c:pt idx="4">
                  <c:v>2.7487437185929648</c:v>
                </c:pt>
                <c:pt idx="5">
                  <c:v>2.6175000000000002</c:v>
                </c:pt>
                <c:pt idx="6">
                  <c:v>1.930348258706468</c:v>
                </c:pt>
                <c:pt idx="7">
                  <c:v>3.0098522167487678</c:v>
                </c:pt>
              </c:numCache>
            </c:numRef>
          </c:val>
          <c:smooth val="0"/>
        </c:ser>
        <c:dLbls>
          <c:showLegendKey val="0"/>
          <c:showVal val="0"/>
          <c:showCatName val="0"/>
          <c:showSerName val="0"/>
          <c:showPercent val="0"/>
          <c:showBubbleSize val="0"/>
        </c:dLbls>
        <c:marker val="1"/>
        <c:smooth val="0"/>
        <c:axId val="163398400"/>
        <c:axId val="163400320"/>
      </c:lineChart>
      <c:catAx>
        <c:axId val="163398400"/>
        <c:scaling>
          <c:orientation val="minMax"/>
        </c:scaling>
        <c:delete val="0"/>
        <c:axPos val="b"/>
        <c:majorTickMark val="out"/>
        <c:minorTickMark val="none"/>
        <c:tickLblPos val="nextTo"/>
        <c:crossAx val="163400320"/>
        <c:crosses val="autoZero"/>
        <c:auto val="1"/>
        <c:lblAlgn val="ctr"/>
        <c:lblOffset val="100"/>
        <c:noMultiLvlLbl val="0"/>
      </c:catAx>
      <c:valAx>
        <c:axId val="163400320"/>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98E-2"/>
              <c:y val="9.1771225333877396E-2"/>
            </c:manualLayout>
          </c:layout>
          <c:overlay val="0"/>
        </c:title>
        <c:numFmt formatCode="0.00" sourceLinked="1"/>
        <c:majorTickMark val="out"/>
        <c:minorTickMark val="none"/>
        <c:tickLblPos val="nextTo"/>
        <c:crossAx val="163398400"/>
        <c:crosses val="autoZero"/>
        <c:crossBetween val="between"/>
        <c:majorUnit val="1"/>
        <c:minorUnit val="1"/>
      </c:valAx>
    </c:plotArea>
    <c:legend>
      <c:legendPos val="r"/>
      <c:legendEntry>
        <c:idx val="4"/>
        <c:delete val="1"/>
      </c:legendEntry>
      <c:layout>
        <c:manualLayout>
          <c:xMode val="edge"/>
          <c:yMode val="edge"/>
          <c:x val="0.84741907261592297"/>
          <c:y val="0.38430637629029601"/>
          <c:w val="0.152580927384077"/>
          <c:h val="0.231387247419408"/>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85696256"/>
        <c:axId val="185697792"/>
      </c:bubbleChart>
      <c:valAx>
        <c:axId val="185696256"/>
        <c:scaling>
          <c:orientation val="minMax"/>
          <c:max val="5"/>
          <c:min val="0"/>
        </c:scaling>
        <c:delete val="1"/>
        <c:axPos val="t"/>
        <c:majorGridlines/>
        <c:numFmt formatCode="General" sourceLinked="1"/>
        <c:majorTickMark val="out"/>
        <c:minorTickMark val="none"/>
        <c:tickLblPos val="nextTo"/>
        <c:crossAx val="185697792"/>
        <c:crosses val="autoZero"/>
        <c:crossBetween val="midCat"/>
      </c:valAx>
      <c:valAx>
        <c:axId val="185697792"/>
        <c:scaling>
          <c:orientation val="maxMin"/>
          <c:max val="4.5"/>
          <c:min val="0"/>
        </c:scaling>
        <c:delete val="1"/>
        <c:axPos val="l"/>
        <c:majorGridlines/>
        <c:numFmt formatCode="General" sourceLinked="1"/>
        <c:majorTickMark val="out"/>
        <c:minorTickMark val="none"/>
        <c:tickLblPos val="nextTo"/>
        <c:crossAx val="18569625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58604-ACF8-4D25-9554-0DC7BDDF3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6833</Words>
  <Characters>43050</Characters>
  <Application>Microsoft Office Word</Application>
  <DocSecurity>0</DocSecurity>
  <Lines>358</Lines>
  <Paragraphs>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49784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cp:revision>
  <dcterms:created xsi:type="dcterms:W3CDTF">2012-06-07T08:46:00Z</dcterms:created>
  <dcterms:modified xsi:type="dcterms:W3CDTF">2012-06-07T08:46:00Z</dcterms:modified>
</cp:coreProperties>
</file>