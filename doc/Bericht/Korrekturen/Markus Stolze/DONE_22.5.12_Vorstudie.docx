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77EC1" w14:textId="77777777" w:rsidR="006F2255" w:rsidRDefault="00AF111F" w:rsidP="008722E3">
      <w:pPr>
        <w:pStyle w:val="Heading1"/>
      </w:pPr>
      <w:bookmarkStart w:id="0" w:name="_Toc320601242"/>
      <w:r>
        <w:t>Vorstudie</w:t>
      </w:r>
      <w:bookmarkEnd w:id="0"/>
    </w:p>
    <w:p w14:paraId="6436BA1B" w14:textId="77777777"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14:paraId="032C8BA3" w14:textId="77777777"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14:paraId="228E91BA" w14:textId="77777777" w:rsidR="007B716D" w:rsidRDefault="007B716D" w:rsidP="00DF3331">
            <w:r>
              <w:t>Datum</w:t>
            </w:r>
          </w:p>
        </w:tc>
        <w:tc>
          <w:tcPr>
            <w:tcW w:w="993" w:type="dxa"/>
          </w:tcPr>
          <w:p w14:paraId="52793FF8" w14:textId="77777777" w:rsidR="007B716D" w:rsidRDefault="007B716D" w:rsidP="00DF3331">
            <w:r>
              <w:t>Version</w:t>
            </w:r>
          </w:p>
        </w:tc>
        <w:tc>
          <w:tcPr>
            <w:tcW w:w="4674" w:type="dxa"/>
          </w:tcPr>
          <w:p w14:paraId="1097FE2A" w14:textId="77777777" w:rsidR="007B716D" w:rsidRDefault="007B716D" w:rsidP="00DF3331">
            <w:r>
              <w:t>Änderung</w:t>
            </w:r>
          </w:p>
        </w:tc>
        <w:tc>
          <w:tcPr>
            <w:tcW w:w="2303" w:type="dxa"/>
          </w:tcPr>
          <w:p w14:paraId="31FE4868" w14:textId="77777777" w:rsidR="007B716D" w:rsidRDefault="007B716D" w:rsidP="00DF3331">
            <w:r>
              <w:t>Autor</w:t>
            </w:r>
          </w:p>
        </w:tc>
      </w:tr>
      <w:tr w:rsidR="007B716D" w:rsidRPr="00F9181E" w14:paraId="7896429B"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5EF59520" w14:textId="77777777" w:rsidR="007B716D" w:rsidRPr="00F9181E" w:rsidRDefault="00AF111F" w:rsidP="00DF3331">
            <w:pPr>
              <w:rPr>
                <w:b/>
              </w:rPr>
            </w:pPr>
            <w:r>
              <w:t>24.02.2012</w:t>
            </w:r>
          </w:p>
        </w:tc>
        <w:tc>
          <w:tcPr>
            <w:tcW w:w="993" w:type="dxa"/>
          </w:tcPr>
          <w:p w14:paraId="0E66CD37" w14:textId="77777777" w:rsidR="007B716D" w:rsidRPr="00F9181E" w:rsidRDefault="007B716D" w:rsidP="00DF3331">
            <w:r w:rsidRPr="00F9181E">
              <w:t>1.0</w:t>
            </w:r>
          </w:p>
        </w:tc>
        <w:tc>
          <w:tcPr>
            <w:tcW w:w="4674" w:type="dxa"/>
          </w:tcPr>
          <w:p w14:paraId="18DB6045" w14:textId="77777777" w:rsidR="007B716D" w:rsidRPr="00F9181E" w:rsidRDefault="007B716D" w:rsidP="00DF3331">
            <w:r w:rsidRPr="00F9181E">
              <w:t>Erste Version des Dokuments</w:t>
            </w:r>
          </w:p>
        </w:tc>
        <w:tc>
          <w:tcPr>
            <w:tcW w:w="2303" w:type="dxa"/>
          </w:tcPr>
          <w:p w14:paraId="3308EDC4" w14:textId="77777777" w:rsidR="007B716D" w:rsidRPr="00F9181E" w:rsidRDefault="00AF111F" w:rsidP="00DF3331">
            <w:r>
              <w:t>CH</w:t>
            </w:r>
          </w:p>
        </w:tc>
      </w:tr>
      <w:tr w:rsidR="00DF675E" w:rsidRPr="00F9181E" w14:paraId="30F62676"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37861C4F" w14:textId="77777777" w:rsidR="00DF675E" w:rsidRDefault="00DF675E" w:rsidP="00DF3331">
            <w:r>
              <w:t>28.02.2012</w:t>
            </w:r>
          </w:p>
        </w:tc>
        <w:tc>
          <w:tcPr>
            <w:tcW w:w="993" w:type="dxa"/>
          </w:tcPr>
          <w:p w14:paraId="2EF8E109" w14:textId="77777777" w:rsidR="00DF675E" w:rsidRPr="00F9181E" w:rsidRDefault="00DF675E" w:rsidP="00DF3331">
            <w:r>
              <w:t>1.1</w:t>
            </w:r>
          </w:p>
        </w:tc>
        <w:tc>
          <w:tcPr>
            <w:tcW w:w="4674" w:type="dxa"/>
          </w:tcPr>
          <w:p w14:paraId="1CDDE40C" w14:textId="77777777" w:rsidR="00DF675E" w:rsidRPr="00F9181E" w:rsidRDefault="00DF675E" w:rsidP="00DF3331">
            <w:r>
              <w:t>Fragebogen, Passanten Analyse</w:t>
            </w:r>
          </w:p>
        </w:tc>
        <w:tc>
          <w:tcPr>
            <w:tcW w:w="2303" w:type="dxa"/>
          </w:tcPr>
          <w:p w14:paraId="078268AB" w14:textId="77777777" w:rsidR="00DF675E" w:rsidRDefault="00DF675E" w:rsidP="00DF3331">
            <w:r>
              <w:t>CH</w:t>
            </w:r>
          </w:p>
        </w:tc>
      </w:tr>
      <w:tr w:rsidR="00621221" w:rsidRPr="00F9181E" w14:paraId="66EE96DD"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6E2E5B80" w14:textId="77777777" w:rsidR="00621221" w:rsidRDefault="00621221" w:rsidP="00DF3331">
            <w:r>
              <w:t>02.03.2012</w:t>
            </w:r>
          </w:p>
        </w:tc>
        <w:tc>
          <w:tcPr>
            <w:tcW w:w="993" w:type="dxa"/>
          </w:tcPr>
          <w:p w14:paraId="03792727" w14:textId="77777777" w:rsidR="00621221" w:rsidRDefault="00621221" w:rsidP="00DF3331">
            <w:r>
              <w:t>1.2</w:t>
            </w:r>
          </w:p>
        </w:tc>
        <w:tc>
          <w:tcPr>
            <w:tcW w:w="4674" w:type="dxa"/>
          </w:tcPr>
          <w:p w14:paraId="59DFBB23" w14:textId="77777777" w:rsidR="00621221" w:rsidRDefault="00621221" w:rsidP="00DF3331">
            <w:r>
              <w:t>Passanten Analyse</w:t>
            </w:r>
          </w:p>
        </w:tc>
        <w:tc>
          <w:tcPr>
            <w:tcW w:w="2303" w:type="dxa"/>
          </w:tcPr>
          <w:p w14:paraId="771B21DA" w14:textId="77777777" w:rsidR="00621221" w:rsidRDefault="00621221" w:rsidP="00DF3331">
            <w:r>
              <w:t>CH</w:t>
            </w:r>
          </w:p>
        </w:tc>
      </w:tr>
      <w:tr w:rsidR="006A77EE" w:rsidRPr="00F9181E" w14:paraId="207472B3"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6A1E8110" w14:textId="77777777" w:rsidR="006A77EE" w:rsidRDefault="006A77EE" w:rsidP="00DF3331">
            <w:r>
              <w:t>08.03.2012</w:t>
            </w:r>
          </w:p>
        </w:tc>
        <w:tc>
          <w:tcPr>
            <w:tcW w:w="993" w:type="dxa"/>
          </w:tcPr>
          <w:p w14:paraId="2F4A286B" w14:textId="77777777" w:rsidR="006A77EE" w:rsidRDefault="006A77EE" w:rsidP="00DF3331">
            <w:r>
              <w:t>1.3</w:t>
            </w:r>
          </w:p>
        </w:tc>
        <w:tc>
          <w:tcPr>
            <w:tcW w:w="4674" w:type="dxa"/>
          </w:tcPr>
          <w:p w14:paraId="4AFD5009" w14:textId="77777777" w:rsidR="006A77EE" w:rsidRDefault="006A77EE" w:rsidP="00DF3331">
            <w:r>
              <w:t>Vision</w:t>
            </w:r>
          </w:p>
        </w:tc>
        <w:tc>
          <w:tcPr>
            <w:tcW w:w="2303" w:type="dxa"/>
          </w:tcPr>
          <w:p w14:paraId="72F447D4" w14:textId="77777777" w:rsidR="006A77EE" w:rsidRDefault="006A77EE" w:rsidP="00DF3331">
            <w:r>
              <w:t>CH</w:t>
            </w:r>
          </w:p>
        </w:tc>
      </w:tr>
      <w:tr w:rsidR="00F13D56" w:rsidRPr="00F9181E" w14:paraId="5A7C7714"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2E60F90C" w14:textId="77777777" w:rsidR="00F13D56" w:rsidRDefault="00F13D56" w:rsidP="00DF3331">
            <w:r>
              <w:t>08.03.2012</w:t>
            </w:r>
          </w:p>
        </w:tc>
        <w:tc>
          <w:tcPr>
            <w:tcW w:w="993" w:type="dxa"/>
          </w:tcPr>
          <w:p w14:paraId="593F07CA" w14:textId="77777777" w:rsidR="00F13D56" w:rsidRDefault="006A77EE" w:rsidP="00DF3331">
            <w:r>
              <w:t>1.4</w:t>
            </w:r>
          </w:p>
        </w:tc>
        <w:tc>
          <w:tcPr>
            <w:tcW w:w="4674" w:type="dxa"/>
          </w:tcPr>
          <w:p w14:paraId="621AC6B1" w14:textId="77777777"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14:paraId="38456D3C" w14:textId="77777777" w:rsidR="00F13D56" w:rsidRDefault="006A77EE" w:rsidP="00DF3331">
            <w:r>
              <w:t>DT</w:t>
            </w:r>
          </w:p>
        </w:tc>
      </w:tr>
      <w:tr w:rsidR="00043479" w:rsidRPr="00F9181E" w14:paraId="37B2D3C1" w14:textId="77777777" w:rsidTr="00DF3331">
        <w:trPr>
          <w:cnfStyle w:val="000000010000" w:firstRow="0" w:lastRow="0" w:firstColumn="0" w:lastColumn="0" w:oddVBand="0" w:evenVBand="0" w:oddHBand="0" w:evenHBand="1" w:firstRowFirstColumn="0" w:firstRowLastColumn="0" w:lastRowFirstColumn="0" w:lastRowLastColumn="0"/>
        </w:trPr>
        <w:tc>
          <w:tcPr>
            <w:tcW w:w="1280" w:type="dxa"/>
          </w:tcPr>
          <w:p w14:paraId="73F123C3" w14:textId="77777777" w:rsidR="00043479" w:rsidRDefault="00043479" w:rsidP="00DF3331">
            <w:r>
              <w:t>09.03.2012</w:t>
            </w:r>
          </w:p>
        </w:tc>
        <w:tc>
          <w:tcPr>
            <w:tcW w:w="993" w:type="dxa"/>
          </w:tcPr>
          <w:p w14:paraId="04F5E675" w14:textId="77777777" w:rsidR="00043479" w:rsidRDefault="00043479" w:rsidP="00DF3331">
            <w:r>
              <w:t>1.5</w:t>
            </w:r>
          </w:p>
        </w:tc>
        <w:tc>
          <w:tcPr>
            <w:tcW w:w="4674" w:type="dxa"/>
          </w:tcPr>
          <w:p w14:paraId="6896B84B" w14:textId="77777777"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14:paraId="79291260" w14:textId="77777777" w:rsidR="00043479" w:rsidRDefault="00043479" w:rsidP="00DF3331">
            <w:r>
              <w:t>CH</w:t>
            </w:r>
          </w:p>
        </w:tc>
      </w:tr>
      <w:tr w:rsidR="00971195" w:rsidRPr="00F9181E" w14:paraId="7B50A182"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627255B9" w14:textId="77777777" w:rsidR="00971195" w:rsidRDefault="00043479" w:rsidP="00DF3331">
            <w:r>
              <w:t>13</w:t>
            </w:r>
            <w:r w:rsidR="00971195">
              <w:t>.03.2012</w:t>
            </w:r>
          </w:p>
        </w:tc>
        <w:tc>
          <w:tcPr>
            <w:tcW w:w="993" w:type="dxa"/>
          </w:tcPr>
          <w:p w14:paraId="574F8667" w14:textId="77777777" w:rsidR="00971195" w:rsidRDefault="00043479" w:rsidP="00DF3331">
            <w:r>
              <w:t>1.6</w:t>
            </w:r>
          </w:p>
        </w:tc>
        <w:tc>
          <w:tcPr>
            <w:tcW w:w="4674" w:type="dxa"/>
          </w:tcPr>
          <w:p w14:paraId="20E40259" w14:textId="77777777"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14:paraId="663ADD82" w14:textId="77777777" w:rsidR="00971195" w:rsidRDefault="00043479" w:rsidP="00DF3331">
            <w:r>
              <w:t>DT</w:t>
            </w:r>
          </w:p>
        </w:tc>
      </w:tr>
      <w:tr w:rsidR="008D093B" w:rsidRPr="00F9181E" w14:paraId="7E00CC70"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5F50FDE6" w14:textId="77777777" w:rsidR="008D093B" w:rsidRDefault="008D093B" w:rsidP="00DF3331">
            <w:r>
              <w:t>13.03.2012</w:t>
            </w:r>
          </w:p>
        </w:tc>
        <w:tc>
          <w:tcPr>
            <w:tcW w:w="993" w:type="dxa"/>
          </w:tcPr>
          <w:p w14:paraId="41293C31" w14:textId="77777777" w:rsidR="008D093B" w:rsidRDefault="008D093B" w:rsidP="00DF3331">
            <w:r>
              <w:t>1.7</w:t>
            </w:r>
          </w:p>
        </w:tc>
        <w:tc>
          <w:tcPr>
            <w:tcW w:w="4674" w:type="dxa"/>
          </w:tcPr>
          <w:p w14:paraId="65F70342" w14:textId="77777777" w:rsidR="008D093B" w:rsidRPr="008D093B" w:rsidRDefault="008D093B" w:rsidP="00043479">
            <w:r w:rsidRPr="008D093B">
              <w:t xml:space="preserve">Personas und Szenarien Peter </w:t>
            </w:r>
            <w:proofErr w:type="spellStart"/>
            <w:r w:rsidRPr="008D093B">
              <w:t>Posterleser</w:t>
            </w:r>
            <w:proofErr w:type="spellEnd"/>
            <w:r>
              <w:t xml:space="preserve"> und Erich Eventbesucher</w:t>
            </w:r>
          </w:p>
        </w:tc>
        <w:tc>
          <w:tcPr>
            <w:tcW w:w="2303" w:type="dxa"/>
          </w:tcPr>
          <w:p w14:paraId="5044E48D" w14:textId="77777777" w:rsidR="008D093B" w:rsidRDefault="008D093B" w:rsidP="00DF3331">
            <w:r>
              <w:t>CH</w:t>
            </w:r>
          </w:p>
        </w:tc>
      </w:tr>
      <w:tr w:rsidR="008D093B" w:rsidRPr="00F9181E" w14:paraId="74A2FB2F"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7FAFCF02" w14:textId="77777777" w:rsidR="008D093B" w:rsidRDefault="008D093B" w:rsidP="00DF3331">
            <w:r>
              <w:t>13.03.2012</w:t>
            </w:r>
          </w:p>
        </w:tc>
        <w:tc>
          <w:tcPr>
            <w:tcW w:w="993" w:type="dxa"/>
          </w:tcPr>
          <w:p w14:paraId="16A57657" w14:textId="77777777" w:rsidR="008D093B" w:rsidRDefault="008D093B" w:rsidP="00DF3331">
            <w:r>
              <w:t>1.8</w:t>
            </w:r>
          </w:p>
        </w:tc>
        <w:tc>
          <w:tcPr>
            <w:tcW w:w="4674" w:type="dxa"/>
          </w:tcPr>
          <w:p w14:paraId="64B9AFC2" w14:textId="77777777" w:rsidR="008D093B" w:rsidRPr="008D093B" w:rsidRDefault="008D093B" w:rsidP="00043479">
            <w:r>
              <w:t>Persona Noemi Nichtinteressiert, Szenarien Noemi Nichtinteressiert</w:t>
            </w:r>
          </w:p>
        </w:tc>
        <w:tc>
          <w:tcPr>
            <w:tcW w:w="2303" w:type="dxa"/>
          </w:tcPr>
          <w:p w14:paraId="4298A29B" w14:textId="77777777" w:rsidR="008D093B" w:rsidRDefault="008D093B" w:rsidP="00DF3331">
            <w:r>
              <w:t>DT</w:t>
            </w:r>
          </w:p>
        </w:tc>
      </w:tr>
      <w:tr w:rsidR="00587539" w:rsidRPr="00F9181E" w14:paraId="386BCFE8" w14:textId="77777777" w:rsidTr="00EB2B5B">
        <w:trPr>
          <w:cnfStyle w:val="000000010000" w:firstRow="0" w:lastRow="0" w:firstColumn="0" w:lastColumn="0" w:oddVBand="0" w:evenVBand="0" w:oddHBand="0" w:evenHBand="1" w:firstRowFirstColumn="0" w:firstRowLastColumn="0" w:lastRowFirstColumn="0" w:lastRowLastColumn="0"/>
        </w:trPr>
        <w:tc>
          <w:tcPr>
            <w:tcW w:w="1280" w:type="dxa"/>
          </w:tcPr>
          <w:p w14:paraId="2B8B22FA" w14:textId="77777777" w:rsidR="00587539" w:rsidRDefault="00587539" w:rsidP="00EB2B5B">
            <w:r>
              <w:t>14.03.2012</w:t>
            </w:r>
          </w:p>
        </w:tc>
        <w:tc>
          <w:tcPr>
            <w:tcW w:w="993" w:type="dxa"/>
          </w:tcPr>
          <w:p w14:paraId="13C98FB0" w14:textId="77777777" w:rsidR="00587539" w:rsidRDefault="00587539" w:rsidP="00EB2B5B">
            <w:r>
              <w:t>1.9</w:t>
            </w:r>
          </w:p>
        </w:tc>
        <w:tc>
          <w:tcPr>
            <w:tcW w:w="4674" w:type="dxa"/>
          </w:tcPr>
          <w:p w14:paraId="369A15A0" w14:textId="77777777" w:rsidR="00587539" w:rsidRDefault="00587539" w:rsidP="00EB2B5B">
            <w:r>
              <w:t>Review</w:t>
            </w:r>
          </w:p>
        </w:tc>
        <w:tc>
          <w:tcPr>
            <w:tcW w:w="2303" w:type="dxa"/>
          </w:tcPr>
          <w:p w14:paraId="503C67ED" w14:textId="77777777" w:rsidR="00587539" w:rsidRDefault="00587539" w:rsidP="00EB2B5B">
            <w:r>
              <w:t>CH</w:t>
            </w:r>
          </w:p>
        </w:tc>
      </w:tr>
      <w:tr w:rsidR="0096622B" w:rsidRPr="00F9181E" w14:paraId="10FB897F" w14:textId="77777777" w:rsidTr="001B6C1B">
        <w:trPr>
          <w:cnfStyle w:val="000000100000" w:firstRow="0" w:lastRow="0" w:firstColumn="0" w:lastColumn="0" w:oddVBand="0" w:evenVBand="0" w:oddHBand="1" w:evenHBand="0" w:firstRowFirstColumn="0" w:firstRowLastColumn="0" w:lastRowFirstColumn="0" w:lastRowLastColumn="0"/>
        </w:trPr>
        <w:tc>
          <w:tcPr>
            <w:tcW w:w="1280" w:type="dxa"/>
          </w:tcPr>
          <w:p w14:paraId="1B13C4D6" w14:textId="77777777" w:rsidR="0096622B" w:rsidRDefault="0096622B" w:rsidP="001B6C1B">
            <w:r>
              <w:t>14.03.2012</w:t>
            </w:r>
          </w:p>
        </w:tc>
        <w:tc>
          <w:tcPr>
            <w:tcW w:w="993" w:type="dxa"/>
          </w:tcPr>
          <w:p w14:paraId="6072F924" w14:textId="77777777" w:rsidR="0096622B" w:rsidRDefault="0096622B" w:rsidP="001B6C1B">
            <w:r>
              <w:t>1.10</w:t>
            </w:r>
          </w:p>
        </w:tc>
        <w:tc>
          <w:tcPr>
            <w:tcW w:w="4674" w:type="dxa"/>
          </w:tcPr>
          <w:p w14:paraId="35CCCB25" w14:textId="77777777" w:rsidR="0096622B" w:rsidRDefault="0096622B" w:rsidP="001B6C1B">
            <w:r>
              <w:t>Review Personas und Szenarien</w:t>
            </w:r>
          </w:p>
        </w:tc>
        <w:tc>
          <w:tcPr>
            <w:tcW w:w="2303" w:type="dxa"/>
          </w:tcPr>
          <w:p w14:paraId="0C9A27F5" w14:textId="77777777" w:rsidR="0096622B" w:rsidRDefault="0096622B" w:rsidP="001B6C1B">
            <w:r>
              <w:t>DT</w:t>
            </w:r>
          </w:p>
        </w:tc>
      </w:tr>
      <w:tr w:rsidR="005A0258" w:rsidRPr="00F9181E" w14:paraId="6CBBDAD8" w14:textId="77777777" w:rsidTr="00A63DFB">
        <w:trPr>
          <w:cnfStyle w:val="000000010000" w:firstRow="0" w:lastRow="0" w:firstColumn="0" w:lastColumn="0" w:oddVBand="0" w:evenVBand="0" w:oddHBand="0" w:evenHBand="1" w:firstRowFirstColumn="0" w:firstRowLastColumn="0" w:lastRowFirstColumn="0" w:lastRowLastColumn="0"/>
        </w:trPr>
        <w:tc>
          <w:tcPr>
            <w:tcW w:w="1280" w:type="dxa"/>
          </w:tcPr>
          <w:p w14:paraId="1CD6760D" w14:textId="77777777" w:rsidR="005A0258" w:rsidRDefault="005A0258" w:rsidP="00A63DFB">
            <w:r>
              <w:t>19.03.2012</w:t>
            </w:r>
          </w:p>
        </w:tc>
        <w:tc>
          <w:tcPr>
            <w:tcW w:w="993" w:type="dxa"/>
          </w:tcPr>
          <w:p w14:paraId="6A7B8AF1" w14:textId="77777777" w:rsidR="005A0258" w:rsidRDefault="005A0258" w:rsidP="00A63DFB">
            <w:r>
              <w:t>1.11</w:t>
            </w:r>
          </w:p>
        </w:tc>
        <w:tc>
          <w:tcPr>
            <w:tcW w:w="4674" w:type="dxa"/>
          </w:tcPr>
          <w:p w14:paraId="208E1E90" w14:textId="77777777" w:rsidR="005A0258" w:rsidRDefault="005A0258" w:rsidP="00A63DFB">
            <w:r>
              <w:t>Ergänzung der Einführung zu den Personas mit Rollen</w:t>
            </w:r>
          </w:p>
        </w:tc>
        <w:tc>
          <w:tcPr>
            <w:tcW w:w="2303" w:type="dxa"/>
          </w:tcPr>
          <w:p w14:paraId="07373A15" w14:textId="77777777" w:rsidR="005A0258" w:rsidRDefault="005A0258" w:rsidP="00A63DFB">
            <w:r>
              <w:t>DT</w:t>
            </w:r>
          </w:p>
        </w:tc>
      </w:tr>
      <w:tr w:rsidR="000C268D" w:rsidRPr="00F9181E" w14:paraId="423A7466"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7DC7788A" w14:textId="77777777" w:rsidR="000C268D" w:rsidRDefault="0096622B" w:rsidP="00DF3331">
            <w:r>
              <w:t>19</w:t>
            </w:r>
            <w:r w:rsidR="000C268D">
              <w:t>.03.2012</w:t>
            </w:r>
          </w:p>
        </w:tc>
        <w:tc>
          <w:tcPr>
            <w:tcW w:w="993" w:type="dxa"/>
          </w:tcPr>
          <w:p w14:paraId="686851DF" w14:textId="77777777" w:rsidR="000C268D" w:rsidRDefault="000C268D" w:rsidP="00587539">
            <w:r>
              <w:t>1.</w:t>
            </w:r>
            <w:r w:rsidR="005A0258">
              <w:t>12</w:t>
            </w:r>
          </w:p>
        </w:tc>
        <w:tc>
          <w:tcPr>
            <w:tcW w:w="4674" w:type="dxa"/>
          </w:tcPr>
          <w:p w14:paraId="0519CF14" w14:textId="77777777" w:rsidR="000C268D" w:rsidRDefault="005A0258" w:rsidP="0096622B">
            <w:r>
              <w:t xml:space="preserve">Kapitel 4: Interaktionsbereich des </w:t>
            </w:r>
            <w:proofErr w:type="spellStart"/>
            <w:r>
              <w:t>Kinects</w:t>
            </w:r>
            <w:proofErr w:type="spellEnd"/>
            <w:r>
              <w:t xml:space="preserve"> Sensors</w:t>
            </w:r>
          </w:p>
        </w:tc>
        <w:tc>
          <w:tcPr>
            <w:tcW w:w="2303" w:type="dxa"/>
          </w:tcPr>
          <w:p w14:paraId="4A29D76E" w14:textId="77777777" w:rsidR="000C268D" w:rsidRDefault="00587539" w:rsidP="00DF3331">
            <w:r>
              <w:t>DT</w:t>
            </w:r>
          </w:p>
        </w:tc>
      </w:tr>
      <w:tr w:rsidR="00AD2E6D" w:rsidRPr="00F9181E" w14:paraId="63CF7A5F"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579033F0" w14:textId="77777777" w:rsidR="00AD2E6D" w:rsidRDefault="00AD2E6D" w:rsidP="00DF3331">
            <w:r>
              <w:t>20.03.2012</w:t>
            </w:r>
          </w:p>
        </w:tc>
        <w:tc>
          <w:tcPr>
            <w:tcW w:w="993" w:type="dxa"/>
          </w:tcPr>
          <w:p w14:paraId="52255195" w14:textId="77777777" w:rsidR="00AD2E6D" w:rsidRDefault="00AD2E6D" w:rsidP="00587539">
            <w:r>
              <w:t>1.13</w:t>
            </w:r>
          </w:p>
        </w:tc>
        <w:tc>
          <w:tcPr>
            <w:tcW w:w="4674" w:type="dxa"/>
          </w:tcPr>
          <w:p w14:paraId="7CB7A155" w14:textId="77777777" w:rsidR="00AD2E6D" w:rsidRDefault="00AD2E6D" w:rsidP="0096622B">
            <w:r>
              <w:t>Review Interaktionsbereich</w:t>
            </w:r>
            <w:r w:rsidR="00AF46F1">
              <w:t xml:space="preserve">, </w:t>
            </w:r>
            <w:r w:rsidR="00757B2C">
              <w:t xml:space="preserve">Einfügen </w:t>
            </w:r>
            <w:r w:rsidR="00AF46F1">
              <w:t>Abbildung</w:t>
            </w:r>
          </w:p>
        </w:tc>
        <w:tc>
          <w:tcPr>
            <w:tcW w:w="2303" w:type="dxa"/>
          </w:tcPr>
          <w:p w14:paraId="2BB542C6" w14:textId="77777777" w:rsidR="00AD2E6D" w:rsidRDefault="00AF46F1" w:rsidP="00DF3331">
            <w:r>
              <w:t>CH</w:t>
            </w:r>
          </w:p>
        </w:tc>
      </w:tr>
      <w:tr w:rsidR="00D07674" w:rsidRPr="00F9181E" w14:paraId="266D1920"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2996838D" w14:textId="77777777" w:rsidR="00D07674" w:rsidRDefault="00D07674" w:rsidP="00DF3331">
            <w:r>
              <w:t>23.03.2012</w:t>
            </w:r>
          </w:p>
        </w:tc>
        <w:tc>
          <w:tcPr>
            <w:tcW w:w="993" w:type="dxa"/>
          </w:tcPr>
          <w:p w14:paraId="0E41876D" w14:textId="77777777" w:rsidR="00D07674" w:rsidRDefault="00D07674" w:rsidP="00587539">
            <w:r>
              <w:t>1.14</w:t>
            </w:r>
          </w:p>
        </w:tc>
        <w:tc>
          <w:tcPr>
            <w:tcW w:w="4674" w:type="dxa"/>
          </w:tcPr>
          <w:p w14:paraId="02F513DA" w14:textId="77777777" w:rsidR="00D07674" w:rsidRDefault="00D07674" w:rsidP="0096622B">
            <w:r>
              <w:t>Korrekturen aus dem Review M. Stolze</w:t>
            </w:r>
          </w:p>
        </w:tc>
        <w:tc>
          <w:tcPr>
            <w:tcW w:w="2303" w:type="dxa"/>
          </w:tcPr>
          <w:p w14:paraId="0F074EF7" w14:textId="77777777" w:rsidR="00D07674" w:rsidRDefault="00D07674" w:rsidP="00DF3331">
            <w:r>
              <w:t>CH</w:t>
            </w:r>
          </w:p>
        </w:tc>
      </w:tr>
      <w:tr w:rsidR="00461DF2" w:rsidRPr="00F9181E" w14:paraId="5F6FEF8D"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42699E5E" w14:textId="77777777" w:rsidR="00461DF2" w:rsidRDefault="00461DF2" w:rsidP="00DF3331">
            <w:r>
              <w:t>26.03.2012</w:t>
            </w:r>
          </w:p>
        </w:tc>
        <w:tc>
          <w:tcPr>
            <w:tcW w:w="993" w:type="dxa"/>
          </w:tcPr>
          <w:p w14:paraId="68ED4966" w14:textId="77777777" w:rsidR="00461DF2" w:rsidRDefault="00461DF2" w:rsidP="00587539">
            <w:r>
              <w:t>1.15</w:t>
            </w:r>
          </w:p>
        </w:tc>
        <w:tc>
          <w:tcPr>
            <w:tcW w:w="4674" w:type="dxa"/>
          </w:tcPr>
          <w:p w14:paraId="7225B24E" w14:textId="77777777" w:rsidR="00461DF2" w:rsidRDefault="00461DF2" w:rsidP="0096622B">
            <w:r>
              <w:t>Review, Nutzwertanalyse</w:t>
            </w:r>
          </w:p>
        </w:tc>
        <w:tc>
          <w:tcPr>
            <w:tcW w:w="2303" w:type="dxa"/>
          </w:tcPr>
          <w:p w14:paraId="2B365BE3" w14:textId="77777777" w:rsidR="00461DF2" w:rsidRDefault="00461DF2" w:rsidP="00DF3331">
            <w:r>
              <w:t>DT</w:t>
            </w:r>
          </w:p>
        </w:tc>
      </w:tr>
      <w:tr w:rsidR="00461DF2" w:rsidRPr="00F9181E" w14:paraId="7F3FC568"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6445D720" w14:textId="77777777" w:rsidR="00461DF2" w:rsidRDefault="00461DF2" w:rsidP="00DF3331">
            <w:r>
              <w:t>27.03.2012</w:t>
            </w:r>
          </w:p>
        </w:tc>
        <w:tc>
          <w:tcPr>
            <w:tcW w:w="993" w:type="dxa"/>
          </w:tcPr>
          <w:p w14:paraId="665ADDD5" w14:textId="77777777" w:rsidR="00461DF2" w:rsidRDefault="00461DF2" w:rsidP="00587539">
            <w:r>
              <w:t>1.16</w:t>
            </w:r>
          </w:p>
        </w:tc>
        <w:tc>
          <w:tcPr>
            <w:tcW w:w="4674" w:type="dxa"/>
          </w:tcPr>
          <w:p w14:paraId="46FD3435" w14:textId="77777777" w:rsidR="00461DF2" w:rsidRDefault="00461DF2" w:rsidP="0096622B">
            <w:r>
              <w:t>Review Nutzwertanalyse, Testhardware dokumentiert</w:t>
            </w:r>
          </w:p>
        </w:tc>
        <w:tc>
          <w:tcPr>
            <w:tcW w:w="2303" w:type="dxa"/>
          </w:tcPr>
          <w:p w14:paraId="7AC8AA72" w14:textId="77777777" w:rsidR="00461DF2" w:rsidRDefault="00461DF2" w:rsidP="00DF3331">
            <w:r>
              <w:t>CH</w:t>
            </w:r>
          </w:p>
        </w:tc>
      </w:tr>
      <w:tr w:rsidR="0039482F" w:rsidRPr="00F9181E" w14:paraId="036D6838"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4C85197F" w14:textId="77777777" w:rsidR="0039482F" w:rsidRDefault="0039482F" w:rsidP="00DF3331">
            <w:r>
              <w:t>03.04.2012</w:t>
            </w:r>
          </w:p>
        </w:tc>
        <w:tc>
          <w:tcPr>
            <w:tcW w:w="993" w:type="dxa"/>
          </w:tcPr>
          <w:p w14:paraId="292FFA93" w14:textId="77777777" w:rsidR="0039482F" w:rsidRDefault="0039482F" w:rsidP="00587539">
            <w:r>
              <w:t>1.17</w:t>
            </w:r>
          </w:p>
        </w:tc>
        <w:tc>
          <w:tcPr>
            <w:tcW w:w="4674" w:type="dxa"/>
          </w:tcPr>
          <w:p w14:paraId="30ACA049" w14:textId="77777777" w:rsidR="0039482F" w:rsidRDefault="0039482F" w:rsidP="0096622B">
            <w:r>
              <w:t>Review, Anpassungen</w:t>
            </w:r>
            <w:r w:rsidR="003A00B4">
              <w:t xml:space="preserve"> Kapitel I.6 Befragung </w:t>
            </w:r>
            <w:r>
              <w:t xml:space="preserve"> gemäss Sitzung vom 2.4.12</w:t>
            </w:r>
          </w:p>
        </w:tc>
        <w:tc>
          <w:tcPr>
            <w:tcW w:w="2303" w:type="dxa"/>
          </w:tcPr>
          <w:p w14:paraId="698DE3EA" w14:textId="77777777" w:rsidR="0039482F" w:rsidRDefault="0039482F" w:rsidP="00DF3331">
            <w:r>
              <w:t>DT</w:t>
            </w:r>
          </w:p>
        </w:tc>
      </w:tr>
      <w:tr w:rsidR="00BB4CF3" w:rsidRPr="00F9181E" w14:paraId="01ED1DF3" w14:textId="77777777" w:rsidTr="00FE1F6A">
        <w:trPr>
          <w:cnfStyle w:val="000000100000" w:firstRow="0" w:lastRow="0" w:firstColumn="0" w:lastColumn="0" w:oddVBand="0" w:evenVBand="0" w:oddHBand="1" w:evenHBand="0" w:firstRowFirstColumn="0" w:firstRowLastColumn="0" w:lastRowFirstColumn="0" w:lastRowLastColumn="0"/>
        </w:trPr>
        <w:tc>
          <w:tcPr>
            <w:tcW w:w="1280" w:type="dxa"/>
          </w:tcPr>
          <w:p w14:paraId="1743E884" w14:textId="77777777" w:rsidR="00BB4CF3" w:rsidRDefault="00BB4CF3" w:rsidP="00FE1F6A">
            <w:r>
              <w:t>13.04.2012</w:t>
            </w:r>
          </w:p>
        </w:tc>
        <w:tc>
          <w:tcPr>
            <w:tcW w:w="993" w:type="dxa"/>
          </w:tcPr>
          <w:p w14:paraId="233BBDF6" w14:textId="77777777" w:rsidR="00BB4CF3" w:rsidRDefault="00BB4CF3" w:rsidP="00FE1F6A">
            <w:r>
              <w:t>1.18</w:t>
            </w:r>
          </w:p>
        </w:tc>
        <w:tc>
          <w:tcPr>
            <w:tcW w:w="4674" w:type="dxa"/>
          </w:tcPr>
          <w:p w14:paraId="45F34E13" w14:textId="77777777" w:rsidR="00BB4CF3" w:rsidRDefault="00BB4CF3" w:rsidP="00FE1F6A">
            <w:r>
              <w:t>Review, Testhardware in anderes Dokument verschoben</w:t>
            </w:r>
          </w:p>
        </w:tc>
        <w:tc>
          <w:tcPr>
            <w:tcW w:w="2303" w:type="dxa"/>
          </w:tcPr>
          <w:p w14:paraId="2207023A" w14:textId="77777777" w:rsidR="00BB4CF3" w:rsidRDefault="00BB4CF3" w:rsidP="00FE1F6A">
            <w:r>
              <w:t>CH</w:t>
            </w:r>
          </w:p>
        </w:tc>
      </w:tr>
      <w:tr w:rsidR="002E393F" w:rsidRPr="00F9181E" w14:paraId="0A1A34FE" w14:textId="77777777" w:rsidTr="00695BB6">
        <w:trPr>
          <w:cnfStyle w:val="000000010000" w:firstRow="0" w:lastRow="0" w:firstColumn="0" w:lastColumn="0" w:oddVBand="0" w:evenVBand="0" w:oddHBand="0" w:evenHBand="1" w:firstRowFirstColumn="0" w:firstRowLastColumn="0" w:lastRowFirstColumn="0" w:lastRowLastColumn="0"/>
        </w:trPr>
        <w:tc>
          <w:tcPr>
            <w:tcW w:w="1280" w:type="dxa"/>
          </w:tcPr>
          <w:p w14:paraId="00A2B392" w14:textId="77777777" w:rsidR="002E393F" w:rsidRDefault="00BB4CF3" w:rsidP="00DF3331">
            <w:r>
              <w:t>18</w:t>
            </w:r>
            <w:r w:rsidR="002E393F">
              <w:t>.04.2012</w:t>
            </w:r>
          </w:p>
        </w:tc>
        <w:tc>
          <w:tcPr>
            <w:tcW w:w="993" w:type="dxa"/>
          </w:tcPr>
          <w:p w14:paraId="7CCF95AB" w14:textId="77777777" w:rsidR="002E393F" w:rsidRDefault="00BB4CF3" w:rsidP="00587539">
            <w:r>
              <w:t>1.19</w:t>
            </w:r>
          </w:p>
        </w:tc>
        <w:tc>
          <w:tcPr>
            <w:tcW w:w="4674" w:type="dxa"/>
          </w:tcPr>
          <w:p w14:paraId="42ADC9B6" w14:textId="77777777" w:rsidR="002E393F" w:rsidRDefault="00BB4CF3" w:rsidP="00BB4CF3">
            <w:r>
              <w:t>Sofortiges Erfolgserlebnis</w:t>
            </w:r>
          </w:p>
        </w:tc>
        <w:tc>
          <w:tcPr>
            <w:tcW w:w="2303" w:type="dxa"/>
          </w:tcPr>
          <w:p w14:paraId="202016DF" w14:textId="77777777" w:rsidR="002E393F" w:rsidRDefault="00BB4CF3" w:rsidP="00DF3331">
            <w:r>
              <w:t>DT</w:t>
            </w:r>
          </w:p>
        </w:tc>
      </w:tr>
      <w:tr w:rsidR="00752712" w:rsidRPr="00F9181E" w14:paraId="79099748" w14:textId="77777777" w:rsidTr="00695BB6">
        <w:trPr>
          <w:cnfStyle w:val="000000100000" w:firstRow="0" w:lastRow="0" w:firstColumn="0" w:lastColumn="0" w:oddVBand="0" w:evenVBand="0" w:oddHBand="1" w:evenHBand="0" w:firstRowFirstColumn="0" w:firstRowLastColumn="0" w:lastRowFirstColumn="0" w:lastRowLastColumn="0"/>
        </w:trPr>
        <w:tc>
          <w:tcPr>
            <w:tcW w:w="1280" w:type="dxa"/>
          </w:tcPr>
          <w:p w14:paraId="2A6FAECB" w14:textId="77777777" w:rsidR="00752712" w:rsidRDefault="00752712" w:rsidP="00DF3331">
            <w:r>
              <w:t>22.04.2012</w:t>
            </w:r>
          </w:p>
        </w:tc>
        <w:tc>
          <w:tcPr>
            <w:tcW w:w="993" w:type="dxa"/>
          </w:tcPr>
          <w:p w14:paraId="19917645" w14:textId="77777777" w:rsidR="00752712" w:rsidRDefault="00752712" w:rsidP="00587539">
            <w:r>
              <w:t>1.20</w:t>
            </w:r>
          </w:p>
        </w:tc>
        <w:tc>
          <w:tcPr>
            <w:tcW w:w="4674" w:type="dxa"/>
          </w:tcPr>
          <w:p w14:paraId="7C72E458" w14:textId="77777777" w:rsidR="00752712" w:rsidRDefault="00752712" w:rsidP="00BB4CF3">
            <w:r>
              <w:t>Anpassung Vision</w:t>
            </w:r>
          </w:p>
        </w:tc>
        <w:tc>
          <w:tcPr>
            <w:tcW w:w="2303" w:type="dxa"/>
          </w:tcPr>
          <w:p w14:paraId="5EAEF569" w14:textId="77777777" w:rsidR="00752712" w:rsidRDefault="00752712" w:rsidP="00DF3331">
            <w:r>
              <w:t>CH</w:t>
            </w:r>
          </w:p>
        </w:tc>
      </w:tr>
    </w:tbl>
    <w:p w14:paraId="7FFD92B3" w14:textId="77777777" w:rsidR="009562ED" w:rsidRDefault="009562ED" w:rsidP="009562ED"/>
    <w:p w14:paraId="3DF1CC72" w14:textId="77777777" w:rsidR="009562ED" w:rsidRDefault="009562ED">
      <w:pPr>
        <w:rPr>
          <w:rFonts w:asciiTheme="majorHAnsi" w:hAnsiTheme="majorHAnsi"/>
          <w:b/>
          <w:color w:val="FFFFFF" w:themeColor="background1"/>
          <w:spacing w:val="15"/>
          <w:sz w:val="24"/>
          <w:szCs w:val="22"/>
        </w:rPr>
      </w:pPr>
      <w:r>
        <w:br w:type="page"/>
      </w:r>
    </w:p>
    <w:p w14:paraId="003D0F27" w14:textId="77777777" w:rsidR="00402E1C" w:rsidRDefault="00AF111F" w:rsidP="00402E1C">
      <w:pPr>
        <w:pStyle w:val="Heading2"/>
      </w:pPr>
      <w:bookmarkStart w:id="3" w:name="_Toc320601244"/>
      <w:r>
        <w:lastRenderedPageBreak/>
        <w:t>Vision</w:t>
      </w:r>
      <w:bookmarkEnd w:id="3"/>
    </w:p>
    <w:p w14:paraId="417B078F" w14:textId="77777777" w:rsidR="00661779" w:rsidRDefault="00557A31" w:rsidP="00623750">
      <w:r>
        <w:t xml:space="preserve">Neue Technologien </w:t>
      </w:r>
      <w:r w:rsidR="0054612A">
        <w:t xml:space="preserve">eröffnen </w:t>
      </w:r>
      <w:r>
        <w:t xml:space="preserve"> neue Wege der Präsentation.</w:t>
      </w:r>
      <w:r w:rsidR="006E29B8">
        <w:t xml:space="preserve"> Durch deren Einsatz werden Innovation und Wissen über den neusten Stand der Technik demonstriert. Beide Faktoren spielen eine wichtige Rolle für eine technische </w:t>
      </w:r>
      <w:r w:rsidR="005C00A9">
        <w:t>Hochschule</w:t>
      </w:r>
      <w:r w:rsidR="006E29B8">
        <w:t>.</w:t>
      </w:r>
      <w:r w:rsidR="00FA1EE2">
        <w:t xml:space="preserve"> </w:t>
      </w:r>
      <w:commentRangeStart w:id="4"/>
      <w:r w:rsidR="00FA1EE2">
        <w:t>W</w:t>
      </w:r>
      <w:r w:rsidR="00AC4CC4">
        <w:t>ürden S</w:t>
      </w:r>
      <w:r w:rsidR="00FA1EE2">
        <w:t xml:space="preserve">ie ein </w:t>
      </w:r>
      <w:commentRangeEnd w:id="4"/>
      <w:r w:rsidR="00450503">
        <w:rPr>
          <w:rStyle w:val="CommentReference"/>
        </w:rPr>
        <w:commentReference w:id="4"/>
      </w:r>
      <w:r w:rsidR="00FA1EE2">
        <w:t>Studium an einem Ort beginnen, welcher</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6D71F5">
        <w:t>,</w:t>
      </w:r>
      <w:r w:rsidR="00FA1EE2">
        <w:t xml:space="preserve"> sondern lediglich </w:t>
      </w:r>
      <w:r w:rsidR="007E206E">
        <w:t>über Hellraumprojektor</w:t>
      </w:r>
      <w:r w:rsidR="006D71F5">
        <w:t>en</w:t>
      </w:r>
      <w:r w:rsidR="00FA1EE2">
        <w:t xml:space="preserve"> verfügt? </w:t>
      </w:r>
      <w:r w:rsidR="00013CCF">
        <w:t>Oder alle Übungsräume mit Röhrenbildschirmen ausgestattet hat?</w:t>
      </w:r>
    </w:p>
    <w:p w14:paraId="27DDE23A" w14:textId="77777777" w:rsidR="005C00A9" w:rsidRDefault="00AB23E5" w:rsidP="00623750">
      <w:r>
        <w:t>Der</w:t>
      </w:r>
      <w:r w:rsidR="00AB56C7">
        <w:t xml:space="preserve"> positive Eindruck einer modernen Schule  soll </w:t>
      </w:r>
      <w:commentRangeStart w:id="5"/>
      <w:r w:rsidR="00AB56C7">
        <w:t xml:space="preserve">aber nicht nur bei den Besuchern </w:t>
      </w:r>
      <w:commentRangeEnd w:id="5"/>
      <w:r w:rsidR="00450503">
        <w:rPr>
          <w:rStyle w:val="CommentReference"/>
        </w:rPr>
        <w:commentReference w:id="5"/>
      </w:r>
      <w:r w:rsidR="00AB56C7">
        <w:t>hinterlassen werden, sondern auch bei deren Studenten und Angestellten.</w:t>
      </w:r>
      <w:r w:rsidR="00E03728">
        <w:t xml:space="preserve"> </w:t>
      </w:r>
      <w:r w:rsidR="00E54E33">
        <w:t xml:space="preserve">Durch ihre ständige Anwesenheit stellen sie die Hauptzielgruppe dar. </w:t>
      </w:r>
      <w:r w:rsidR="00E03728">
        <w:t xml:space="preserve">Sinnvolle Präsentationsinhalte wären einerseits Informationen über die verschiedenen Studiengänge. Wie oft hat sich wohl Landschaftsarchitekt darüber gewundert, was </w:t>
      </w:r>
      <w:r w:rsidR="00AE48BD">
        <w:t xml:space="preserve">die Leute der Elektrotechnik </w:t>
      </w:r>
      <w:r w:rsidR="00E03728">
        <w:t xml:space="preserve">eigentlich </w:t>
      </w:r>
      <w:r w:rsidR="00AE48BD">
        <w:t>so treiben</w:t>
      </w:r>
      <w:r w:rsidR="00E03728">
        <w:t>?</w:t>
      </w:r>
      <w:r w:rsidR="00075900">
        <w:t xml:space="preserve"> Andererseits sind auch Inhalte denkbar, welch</w:t>
      </w:r>
      <w:r w:rsidR="00CA5166">
        <w:t xml:space="preserve">e den Alltag </w:t>
      </w:r>
      <w:r w:rsidR="00D96467">
        <w:t>vereinfachen</w:t>
      </w:r>
      <w:r w:rsidR="00CA5166">
        <w:t xml:space="preserve"> oder </w:t>
      </w:r>
      <w:r w:rsidR="006D124A">
        <w:t>erheitern</w:t>
      </w:r>
      <w:r w:rsidR="00075900">
        <w:t>.</w:t>
      </w:r>
    </w:p>
    <w:p w14:paraId="063C94CE" w14:textId="77777777" w:rsidR="00CA5166" w:rsidRDefault="00CA5166" w:rsidP="00623750">
      <w:r>
        <w:t xml:space="preserve">Um diese Aufgabe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an die erwähnten Orte zu gelangen, muss der Eingangsbereich, welcher ein relativ breiter Gang ist, passiert werden. </w:t>
      </w:r>
      <w:r w:rsidR="009B5668">
        <w:t>D</w:t>
      </w:r>
      <w:r w:rsidR="008C480C">
        <w:t>ieser</w:t>
      </w:r>
      <w:r>
        <w:t xml:space="preserve"> </w:t>
      </w:r>
      <w:commentRangeStart w:id="6"/>
      <w:r>
        <w:t>Bereich de</w:t>
      </w:r>
      <w:r w:rsidR="008C480C">
        <w:t>n</w:t>
      </w:r>
      <w:r>
        <w:t xml:space="preserve"> ideale</w:t>
      </w:r>
      <w:r w:rsidR="008C480C">
        <w:t>n</w:t>
      </w:r>
      <w:r>
        <w:t xml:space="preserve"> </w:t>
      </w:r>
      <w:commentRangeEnd w:id="6"/>
      <w:r w:rsidR="0083400C">
        <w:rPr>
          <w:rStyle w:val="CommentReference"/>
        </w:rPr>
        <w:commentReference w:id="6"/>
      </w:r>
      <w:r>
        <w:t>Ort</w:t>
      </w:r>
      <w:r w:rsidR="008C480C">
        <w:t xml:space="preserve"> dar</w:t>
      </w:r>
      <w:r>
        <w:t>, um die Video Wall aufzustellen.</w:t>
      </w:r>
    </w:p>
    <w:p w14:paraId="5D254C1F" w14:textId="4203A60C"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ins w:id="7" w:author="Markus Stolze" w:date="2012-05-17T15:31:00Z">
        <w:r w:rsidR="009E0324">
          <w:t xml:space="preserve">Diese Anwendung </w:t>
        </w:r>
      </w:ins>
      <w:ins w:id="8" w:author="Markus Stolze" w:date="2012-05-17T15:35:00Z">
        <w:r w:rsidR="001B412B">
          <w:t xml:space="preserve">wurde </w:t>
        </w:r>
      </w:ins>
      <w:ins w:id="9" w:author="Markus Stolze" w:date="2012-05-18T10:38:00Z">
        <w:r w:rsidR="00994E1D">
          <w:t xml:space="preserve">durch den </w:t>
        </w:r>
        <w:proofErr w:type="spellStart"/>
        <w:r w:rsidR="00994E1D">
          <w:t>Autraggeber</w:t>
        </w:r>
        <w:proofErr w:type="spellEnd"/>
        <w:r w:rsidR="00994E1D">
          <w:t xml:space="preserve"> </w:t>
        </w:r>
      </w:ins>
      <w:ins w:id="10" w:author="Markus Stolze" w:date="2012-05-17T15:35:00Z">
        <w:r w:rsidR="001B412B">
          <w:t xml:space="preserve">als </w:t>
        </w:r>
      </w:ins>
      <w:ins w:id="11" w:author="Markus Stolze" w:date="2012-05-17T15:31:00Z">
        <w:r w:rsidR="009E0324">
          <w:t xml:space="preserve">Startpunkt </w:t>
        </w:r>
      </w:ins>
      <w:ins w:id="12" w:author="Markus Stolze" w:date="2012-05-17T15:32:00Z">
        <w:r w:rsidR="009E0324">
          <w:t xml:space="preserve">für die Nutzung </w:t>
        </w:r>
      </w:ins>
      <w:ins w:id="13" w:author="Markus Stolze" w:date="2012-05-17T15:34:00Z">
        <w:r w:rsidR="009E0324">
          <w:t>der</w:t>
        </w:r>
      </w:ins>
      <w:ins w:id="14" w:author="Markus Stolze" w:date="2012-05-17T15:32:00Z">
        <w:r w:rsidR="009E0324">
          <w:t xml:space="preserve"> Video-Wall </w:t>
        </w:r>
      </w:ins>
      <w:ins w:id="15" w:author="Markus Stolze" w:date="2012-05-17T15:36:00Z">
        <w:r w:rsidR="001B412B">
          <w:t>definiert</w:t>
        </w:r>
      </w:ins>
      <w:ins w:id="16" w:author="Markus Stolze" w:date="2012-05-17T15:32:00Z">
        <w:r w:rsidR="009E0324">
          <w:t xml:space="preserve">. </w:t>
        </w:r>
      </w:ins>
      <w:ins w:id="17" w:author="Markus Stolze" w:date="2012-05-17T15:36:00Z">
        <w:r w:rsidR="001B412B">
          <w:t xml:space="preserve">Die Nachforschungen im Rahmen dieser Arbeit haben mögliche Problempunkte </w:t>
        </w:r>
      </w:ins>
      <w:ins w:id="18" w:author="Markus Stolze" w:date="2012-05-17T15:37:00Z">
        <w:r w:rsidR="001B412B">
          <w:t xml:space="preserve">dieser Anwendung </w:t>
        </w:r>
      </w:ins>
      <w:ins w:id="19" w:author="Markus Stolze" w:date="2012-05-17T15:36:00Z">
        <w:r w:rsidR="001B412B">
          <w:t xml:space="preserve">zutage </w:t>
        </w:r>
      </w:ins>
      <w:ins w:id="20" w:author="Markus Stolze" w:date="2012-05-18T10:38:00Z">
        <w:r w:rsidR="00994E1D">
          <w:t>gefördert</w:t>
        </w:r>
      </w:ins>
      <w:ins w:id="21" w:author="Markus Stolze" w:date="2012-05-17T15:38:00Z">
        <w:r w:rsidR="001B412B">
          <w:t xml:space="preserve">. So muss </w:t>
        </w:r>
      </w:ins>
      <w:del w:id="22" w:author="Markus Stolze" w:date="2012-05-17T15:36:00Z">
        <w:r w:rsidR="00F34235" w:rsidDel="001B412B">
          <w:delText xml:space="preserve">Es </w:delText>
        </w:r>
      </w:del>
      <w:ins w:id="23" w:author="Markus Stolze" w:date="2012-05-17T15:25:00Z">
        <w:r w:rsidR="009E0324">
          <w:t>im Betrieb zeigen, ob sich mit diesen Inhalten die gew</w:t>
        </w:r>
      </w:ins>
      <w:ins w:id="24" w:author="Markus Stolze" w:date="2012-05-17T15:26:00Z">
        <w:r w:rsidR="009E0324">
          <w:t>ünschte wiederholte Nutzung erreichen l</w:t>
        </w:r>
      </w:ins>
      <w:ins w:id="25" w:author="Markus Stolze" w:date="2012-05-17T15:27:00Z">
        <w:r w:rsidR="009E0324">
          <w:t xml:space="preserve">ässt.  </w:t>
        </w:r>
      </w:ins>
      <w:ins w:id="26" w:author="Markus Stolze" w:date="2012-05-17T15:29:00Z">
        <w:r w:rsidR="009E0324">
          <w:t>Auch lässt sich mittlerweile absch</w:t>
        </w:r>
      </w:ins>
      <w:ins w:id="27" w:author="Markus Stolze" w:date="2012-05-17T15:30:00Z">
        <w:r w:rsidR="009E0324">
          <w:t>ätzen</w:t>
        </w:r>
      </w:ins>
      <w:ins w:id="28" w:author="Markus Stolze" w:date="2012-05-17T15:27:00Z">
        <w:r w:rsidR="009E0324">
          <w:t xml:space="preserve">, dass die </w:t>
        </w:r>
      </w:ins>
      <w:proofErr w:type="spellStart"/>
      <w:ins w:id="29" w:author="Markus Stolze" w:date="2012-05-18T10:41:00Z">
        <w:r w:rsidR="00994E1D">
          <w:t>ungezoomte</w:t>
        </w:r>
        <w:proofErr w:type="spellEnd"/>
        <w:r w:rsidR="00994E1D">
          <w:t xml:space="preserve"> </w:t>
        </w:r>
      </w:ins>
      <w:ins w:id="30" w:author="Markus Stolze" w:date="2012-05-17T15:27:00Z">
        <w:r w:rsidR="009E0324">
          <w:t>Darstellung auf der Video</w:t>
        </w:r>
        <w:r w:rsidR="00994E1D">
          <w:t>w</w:t>
        </w:r>
      </w:ins>
      <w:ins w:id="31" w:author="Markus Stolze" w:date="2012-05-17T15:28:00Z">
        <w:r w:rsidR="009E0324">
          <w:t xml:space="preserve">all </w:t>
        </w:r>
      </w:ins>
      <w:ins w:id="32" w:author="Markus Stolze" w:date="2012-05-18T10:39:00Z">
        <w:r w:rsidR="00994E1D">
          <w:t>für manche Bachelorposter nicht</w:t>
        </w:r>
      </w:ins>
      <w:ins w:id="33" w:author="Markus Stolze" w:date="2012-05-17T15:28:00Z">
        <w:r w:rsidR="009E0324">
          <w:t xml:space="preserve"> genügend hochauflösend ist</w:t>
        </w:r>
      </w:ins>
      <w:ins w:id="34" w:author="Markus Stolze" w:date="2012-05-18T10:41:00Z">
        <w:r w:rsidR="00994E1D">
          <w:t>.</w:t>
        </w:r>
      </w:ins>
      <w:ins w:id="35" w:author="Markus Stolze" w:date="2012-05-17T15:40:00Z">
        <w:r w:rsidR="001B412B">
          <w:t xml:space="preserve"> </w:t>
        </w:r>
      </w:ins>
      <w:ins w:id="36" w:author="Markus Stolze" w:date="2012-05-18T10:41:00Z">
        <w:r w:rsidR="00221D28">
          <w:t>Die</w:t>
        </w:r>
      </w:ins>
      <w:ins w:id="37" w:author="Markus Stolze" w:date="2012-05-17T15:40:00Z">
        <w:r w:rsidR="001B412B">
          <w:t xml:space="preserve"> Analyse</w:t>
        </w:r>
      </w:ins>
      <w:ins w:id="38" w:author="Markus Stolze" w:date="2012-05-18T10:41:00Z">
        <w:r w:rsidR="00221D28">
          <w:t xml:space="preserve"> zeigt aber auch</w:t>
        </w:r>
      </w:ins>
      <w:ins w:id="39" w:author="Markus Stolze" w:date="2012-05-17T15:40:00Z">
        <w:r w:rsidR="001B412B">
          <w:t xml:space="preserve">, dass die leichte Verfügbarkeit dieser attraktiven Inhalte </w:t>
        </w:r>
      </w:ins>
      <w:ins w:id="40" w:author="Markus Stolze" w:date="2012-05-17T15:41:00Z">
        <w:r w:rsidR="001B412B">
          <w:t xml:space="preserve">über alle Studiengänge dafür spricht, dass die Darstellung dieser Poster eine sinnvolle </w:t>
        </w:r>
      </w:ins>
      <w:ins w:id="41" w:author="Markus Stolze" w:date="2012-05-17T15:44:00Z">
        <w:r w:rsidR="00CD3EB0">
          <w:t>P</w:t>
        </w:r>
      </w:ins>
      <w:ins w:id="42" w:author="Markus Stolze" w:date="2012-05-17T15:41:00Z">
        <w:r w:rsidR="001B412B">
          <w:t>ilotanwendung da</w:t>
        </w:r>
      </w:ins>
      <w:ins w:id="43" w:author="Markus Stolze" w:date="2012-05-17T15:45:00Z">
        <w:r w:rsidR="00CD3EB0">
          <w:t>r</w:t>
        </w:r>
      </w:ins>
      <w:ins w:id="44" w:author="Markus Stolze" w:date="2012-05-17T15:41:00Z">
        <w:r w:rsidR="001B412B">
          <w:t>stellt. Mittelfristig kann dies dazu f</w:t>
        </w:r>
      </w:ins>
      <w:ins w:id="45" w:author="Markus Stolze" w:date="2012-05-17T15:42:00Z">
        <w:r w:rsidR="001B412B">
          <w:t xml:space="preserve">ühren, dass Studenten </w:t>
        </w:r>
      </w:ins>
      <w:ins w:id="46" w:author="Markus Stolze" w:date="2012-05-17T15:43:00Z">
        <w:r w:rsidR="001B412B">
          <w:t>durch die Aussicht der Publikation auf der Video</w:t>
        </w:r>
        <w:r w:rsidR="00221D28">
          <w:t>w</w:t>
        </w:r>
        <w:r w:rsidR="001B412B">
          <w:t xml:space="preserve">and motiviert werden </w:t>
        </w:r>
      </w:ins>
      <w:ins w:id="47" w:author="Markus Stolze" w:date="2012-05-17T15:42:00Z">
        <w:r w:rsidR="001B412B">
          <w:t>ihre Arbeiten auf interaktivere Art (</w:t>
        </w:r>
        <w:proofErr w:type="spellStart"/>
        <w:r w:rsidR="001B412B">
          <w:t>zB</w:t>
        </w:r>
      </w:ins>
      <w:proofErr w:type="spellEnd"/>
      <w:ins w:id="48" w:author="Markus Stolze" w:date="2012-05-18T10:43:00Z">
        <w:r w:rsidR="00221D28">
          <w:t>.</w:t>
        </w:r>
      </w:ins>
      <w:ins w:id="49" w:author="Markus Stolze" w:date="2012-05-17T15:42:00Z">
        <w:r w:rsidR="001B412B">
          <w:t xml:space="preserve"> Video) zu dokumentieren, wodurch sich wiederum die </w:t>
        </w:r>
      </w:ins>
      <w:ins w:id="50" w:author="Markus Stolze" w:date="2012-05-18T10:43:00Z">
        <w:r w:rsidR="00221D28">
          <w:t>Attraktivität</w:t>
        </w:r>
      </w:ins>
      <w:ins w:id="51" w:author="Markus Stolze" w:date="2012-05-17T15:44:00Z">
        <w:r w:rsidR="001B412B">
          <w:t xml:space="preserve"> der Inhalte für die Nutzer erhöht.</w:t>
        </w:r>
      </w:ins>
      <w:del w:id="52" w:author="Markus Stolze" w:date="2012-05-17T15:40:00Z">
        <w:r w:rsidR="00F34235" w:rsidDel="001B412B">
          <w:delText>ist bekannt, dass dies möglicherweise nicht eine ideale Anwendung für die Wand ist. Ein prinzipielles Problem besteht darin,  die wiederholte Nutzung zu gewährleisten.</w:delText>
        </w:r>
      </w:del>
      <w:del w:id="53" w:author="Markus Stolze" w:date="2012-05-17T15:44:00Z">
        <w:r w:rsidR="001471E3" w:rsidDel="001B412B">
          <w:delText xml:space="preserve"> Jedoch stellen die Poster</w:delText>
        </w:r>
        <w:r w:rsidR="00875EA7" w:rsidDel="001B412B">
          <w:delText xml:space="preserve"> Inhalte dar, welche von allen Studiengängen zur Verfügung stehen und </w:delText>
        </w:r>
        <w:r w:rsidR="00AE2321" w:rsidDel="001B412B">
          <w:delText>deren Präsentation allen Studiengängen einen Nutzen bieten</w:delText>
        </w:r>
        <w:r w:rsidR="00F223C4" w:rsidDel="001B412B">
          <w:delText>.</w:delText>
        </w:r>
        <w:r w:rsidR="00FF72FD" w:rsidDel="001B412B">
          <w:delText xml:space="preserve"> Zudem können die Poster ideal genutzt werden um eine </w:delText>
        </w:r>
        <w:r w:rsidR="00894578" w:rsidDel="001B412B">
          <w:delText>erste</w:delText>
        </w:r>
        <w:r w:rsidR="00D95F39" w:rsidDel="001B412B">
          <w:delText xml:space="preserve"> Anwendung</w:delText>
        </w:r>
        <w:r w:rsidR="00FF72FD" w:rsidDel="001B412B">
          <w:delText xml:space="preserve"> der Video Wall zu demonst</w:delText>
        </w:r>
        <w:r w:rsidR="00D95F39" w:rsidDel="001B412B">
          <w:delText>r</w:delText>
        </w:r>
        <w:r w:rsidR="00FF72FD" w:rsidDel="001B412B">
          <w:delText>ieren.</w:delText>
        </w:r>
      </w:del>
    </w:p>
    <w:p w14:paraId="7AE61E52" w14:textId="77777777" w:rsidR="008D0FE7" w:rsidRDefault="00894578" w:rsidP="00AB02F2">
      <w:r>
        <w:t xml:space="preserve">Welche Inhalte könnte die Wall nun zusätzlich </w:t>
      </w:r>
      <w:r w:rsidR="002F2BB4">
        <w:t>noch bieten?</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 oder die Wetterlage sein.</w:t>
      </w:r>
      <w:r w:rsidR="00651F32">
        <w:t xml:space="preserve"> Stellen Sie sich vor, sie haben den ganzen Tag mit Vorlesungen zugebracht. Wäre es jetzt nicht eine tolle Abwechslung ein paar Minispiele auf der Video Wall zu tätigen?</w:t>
      </w:r>
      <w:r w:rsidR="008D0FE7">
        <w:t xml:space="preserve"> </w:t>
      </w:r>
      <w:r w:rsidR="00651F32">
        <w:t>Solche und viele andere Anwendungen sind alle mit der Wall denkbar.</w:t>
      </w:r>
    </w:p>
    <w:p w14:paraId="6926208E" w14:textId="77777777" w:rsidR="004C05D8" w:rsidRDefault="004C05D8" w:rsidP="00AB02F2">
      <w:r>
        <w:t xml:space="preserve">Die Video Wall </w:t>
      </w:r>
      <w:r w:rsidR="006C209A">
        <w:t>ist auch eine Möglichkeit,</w:t>
      </w:r>
      <w:r>
        <w:t xml:space="preserve"> Studenten der Informatik eine neue Plattform zur Verfügung </w:t>
      </w:r>
      <w:r w:rsidR="002A09E8">
        <w:t xml:space="preserve">zu </w:t>
      </w:r>
      <w:r>
        <w:t>stellen.</w:t>
      </w:r>
      <w:r w:rsidR="00DC0F4F">
        <w:t xml:space="preserve"> </w:t>
      </w:r>
      <w:r w:rsidR="00573EF0">
        <w:t>Projektarbeiten könnten für die Wand er</w:t>
      </w:r>
      <w:r w:rsidR="001D75E2">
        <w:t>stellt und dadurch einem grossen</w:t>
      </w:r>
      <w:r w:rsidR="00573EF0">
        <w:t xml:space="preserve"> Publikum präsentiert werden.</w:t>
      </w:r>
      <w:r w:rsidR="00FC5D54">
        <w:t xml:space="preserve"> </w:t>
      </w:r>
    </w:p>
    <w:p w14:paraId="76BBCFA9" w14:textId="77777777" w:rsidR="006217E9" w:rsidRDefault="00623750" w:rsidP="00C3308E">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p>
    <w:p w14:paraId="1E1A6BB3" w14:textId="77777777" w:rsidR="00EF05C5" w:rsidRDefault="00EF05C5">
      <w:pPr>
        <w:rPr>
          <w:rFonts w:asciiTheme="majorHAnsi" w:hAnsiTheme="majorHAnsi"/>
          <w:b/>
          <w:color w:val="FFFFFF" w:themeColor="background1"/>
          <w:spacing w:val="15"/>
          <w:sz w:val="24"/>
          <w:szCs w:val="22"/>
        </w:rPr>
      </w:pPr>
      <w:bookmarkStart w:id="54" w:name="_Ref318973523"/>
      <w:r>
        <w:br w:type="page"/>
      </w:r>
    </w:p>
    <w:p w14:paraId="76A27BAE" w14:textId="77777777" w:rsidR="00D400BD" w:rsidRDefault="008A36ED" w:rsidP="00D400BD">
      <w:pPr>
        <w:pStyle w:val="Heading2"/>
      </w:pPr>
      <w:bookmarkStart w:id="55" w:name="_Toc320601245"/>
      <w:r>
        <w:lastRenderedPageBreak/>
        <w:t>Gebäude der HSR</w:t>
      </w:r>
      <w:bookmarkEnd w:id="54"/>
      <w:bookmarkEnd w:id="55"/>
    </w:p>
    <w:p w14:paraId="526FB141" w14:textId="77777777" w:rsidR="00D400BD" w:rsidRDefault="00D400BD" w:rsidP="008A36ED">
      <w:pPr>
        <w:pStyle w:val="ListParagraph"/>
        <w:numPr>
          <w:ilvl w:val="0"/>
          <w:numId w:val="15"/>
        </w:numPr>
        <w:ind w:firstLine="2904"/>
      </w:pPr>
      <w:r>
        <w:rPr>
          <w:noProof/>
          <w:lang w:val="en-US"/>
        </w:rPr>
        <w:drawing>
          <wp:anchor distT="0" distB="0" distL="114300" distR="114300" simplePos="0" relativeHeight="251660288" behindDoc="1" locked="0" layoutInCell="1" allowOverlap="1" wp14:anchorId="4730095A" wp14:editId="18E38C1A">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10">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14:paraId="21EFEBF3" w14:textId="77777777" w:rsidR="00D400BD" w:rsidRDefault="00D400BD" w:rsidP="008A36ED">
      <w:pPr>
        <w:pStyle w:val="ListParagraph"/>
        <w:numPr>
          <w:ilvl w:val="0"/>
          <w:numId w:val="15"/>
        </w:numPr>
        <w:ind w:firstLine="2904"/>
      </w:pPr>
      <w:r>
        <w:t>Laborgebäude</w:t>
      </w:r>
    </w:p>
    <w:p w14:paraId="0C3B7AE2" w14:textId="77777777" w:rsidR="00D400BD" w:rsidRDefault="00D400BD" w:rsidP="008A36ED">
      <w:pPr>
        <w:pStyle w:val="ListParagraph"/>
        <w:numPr>
          <w:ilvl w:val="0"/>
          <w:numId w:val="15"/>
        </w:numPr>
        <w:ind w:firstLine="2904"/>
      </w:pPr>
      <w:r>
        <w:t>Hörsaalgebäude</w:t>
      </w:r>
    </w:p>
    <w:p w14:paraId="60E5ED04" w14:textId="77777777" w:rsidR="00D400BD" w:rsidRDefault="00D400BD" w:rsidP="008A36ED">
      <w:pPr>
        <w:pStyle w:val="ListParagraph"/>
        <w:numPr>
          <w:ilvl w:val="0"/>
          <w:numId w:val="15"/>
        </w:numPr>
        <w:ind w:firstLine="2904"/>
      </w:pPr>
      <w:r>
        <w:t>Verwaltungsgebäude / Aula /</w:t>
      </w:r>
      <w:r w:rsidR="001B6C1B">
        <w:t xml:space="preserve"> </w:t>
      </w:r>
      <w:r>
        <w:t>Hochschuldienste</w:t>
      </w:r>
    </w:p>
    <w:p w14:paraId="6FC2A624" w14:textId="77777777" w:rsidR="00D400BD" w:rsidRDefault="00D400BD" w:rsidP="008A36ED">
      <w:pPr>
        <w:pStyle w:val="ListParagraph"/>
        <w:numPr>
          <w:ilvl w:val="0"/>
          <w:numId w:val="15"/>
        </w:numPr>
        <w:ind w:firstLine="2904"/>
      </w:pPr>
      <w:proofErr w:type="spellStart"/>
      <w:r>
        <w:t>Foyergebäude</w:t>
      </w:r>
      <w:proofErr w:type="spellEnd"/>
    </w:p>
    <w:p w14:paraId="196C9E4E" w14:textId="77777777" w:rsidR="00D400BD" w:rsidRDefault="00D400BD" w:rsidP="008A36ED">
      <w:pPr>
        <w:pStyle w:val="ListParagraph"/>
        <w:numPr>
          <w:ilvl w:val="0"/>
          <w:numId w:val="15"/>
        </w:numPr>
        <w:ind w:firstLine="2904"/>
      </w:pPr>
      <w:r>
        <w:t>Schulgebäude See</w:t>
      </w:r>
    </w:p>
    <w:p w14:paraId="7701C71C" w14:textId="77777777" w:rsidR="00D400BD" w:rsidRDefault="00D400BD" w:rsidP="008A36ED">
      <w:pPr>
        <w:pStyle w:val="ListParagraph"/>
        <w:numPr>
          <w:ilvl w:val="0"/>
          <w:numId w:val="15"/>
        </w:numPr>
        <w:ind w:firstLine="2904"/>
      </w:pPr>
      <w:r>
        <w:t>Pavillons</w:t>
      </w:r>
    </w:p>
    <w:p w14:paraId="1A4086E5" w14:textId="77777777" w:rsidR="008A36ED" w:rsidRDefault="008A36ED" w:rsidP="008A36ED"/>
    <w:p w14:paraId="3883AD46" w14:textId="77777777" w:rsidR="008A36ED" w:rsidRDefault="008A36ED" w:rsidP="008A36ED"/>
    <w:p w14:paraId="2E9B251B" w14:textId="77777777" w:rsidR="008A36ED" w:rsidRDefault="008A36ED" w:rsidP="008A36ED"/>
    <w:p w14:paraId="10EB4C03" w14:textId="77777777" w:rsidR="008A36ED" w:rsidRDefault="008A36ED" w:rsidP="008A36ED"/>
    <w:p w14:paraId="2DCFC258" w14:textId="77777777" w:rsidR="008A36ED" w:rsidRDefault="008A36ED" w:rsidP="008A36ED"/>
    <w:p w14:paraId="165F66BD" w14:textId="77777777" w:rsidR="008A36ED" w:rsidRDefault="008A36ED" w:rsidP="008A36ED"/>
    <w:p w14:paraId="64F5200C" w14:textId="77777777" w:rsidR="008A36ED" w:rsidRDefault="008A36ED" w:rsidP="008A36ED">
      <w:pPr>
        <w:pStyle w:val="Caption"/>
      </w:pPr>
    </w:p>
    <w:p w14:paraId="2ADB5FD3" w14:textId="77777777"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14:paraId="3CF7F7F8" w14:textId="77777777" w:rsidR="00DC33F4" w:rsidRDefault="007B74F2" w:rsidP="007B74F2">
      <w:pPr>
        <w:pStyle w:val="Heading2"/>
      </w:pPr>
      <w:bookmarkStart w:id="56" w:name="_Toc320601246"/>
      <w:r>
        <w:t>Passanten Analyse</w:t>
      </w:r>
      <w:bookmarkEnd w:id="56"/>
    </w:p>
    <w:p w14:paraId="0FF0C887" w14:textId="77777777"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14:paraId="234997F2" w14:textId="77777777"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14:paraId="1407B05E" w14:textId="77777777" w:rsidTr="00B5526F">
        <w:trPr>
          <w:cnfStyle w:val="100000000000" w:firstRow="1" w:lastRow="0" w:firstColumn="0" w:lastColumn="0" w:oddVBand="0" w:evenVBand="0" w:oddHBand="0" w:evenHBand="0" w:firstRowFirstColumn="0" w:firstRowLastColumn="0" w:lastRowFirstColumn="0" w:lastRowLastColumn="0"/>
        </w:trPr>
        <w:tc>
          <w:tcPr>
            <w:tcW w:w="3070" w:type="dxa"/>
          </w:tcPr>
          <w:p w14:paraId="5956DB88" w14:textId="77777777" w:rsidR="009644BA" w:rsidRDefault="009644BA">
            <w:r>
              <w:t>Datum</w:t>
            </w:r>
          </w:p>
        </w:tc>
        <w:tc>
          <w:tcPr>
            <w:tcW w:w="3071" w:type="dxa"/>
          </w:tcPr>
          <w:p w14:paraId="7430C838" w14:textId="77777777" w:rsidR="009644BA" w:rsidRDefault="009644BA">
            <w:r>
              <w:t>Beginn</w:t>
            </w:r>
          </w:p>
        </w:tc>
        <w:tc>
          <w:tcPr>
            <w:tcW w:w="3071" w:type="dxa"/>
          </w:tcPr>
          <w:p w14:paraId="0E7E080E" w14:textId="77777777" w:rsidR="009644BA" w:rsidRDefault="009644BA">
            <w:r>
              <w:t>Ende</w:t>
            </w:r>
          </w:p>
        </w:tc>
      </w:tr>
      <w:tr w:rsidR="009644BA" w14:paraId="7B158B98" w14:textId="77777777" w:rsidTr="00B5526F">
        <w:trPr>
          <w:cnfStyle w:val="000000100000" w:firstRow="0" w:lastRow="0" w:firstColumn="0" w:lastColumn="0" w:oddVBand="0" w:evenVBand="0" w:oddHBand="1" w:evenHBand="0" w:firstRowFirstColumn="0" w:firstRowLastColumn="0" w:lastRowFirstColumn="0" w:lastRowLastColumn="0"/>
        </w:trPr>
        <w:tc>
          <w:tcPr>
            <w:tcW w:w="3070" w:type="dxa"/>
          </w:tcPr>
          <w:p w14:paraId="0605D13B" w14:textId="77777777" w:rsidR="009644BA" w:rsidRDefault="009644BA">
            <w:r>
              <w:t>28.02.2012</w:t>
            </w:r>
          </w:p>
        </w:tc>
        <w:tc>
          <w:tcPr>
            <w:tcW w:w="3071" w:type="dxa"/>
          </w:tcPr>
          <w:p w14:paraId="28387810" w14:textId="77777777" w:rsidR="009644BA" w:rsidRDefault="009644BA">
            <w:r>
              <w:t>9:28</w:t>
            </w:r>
          </w:p>
        </w:tc>
        <w:tc>
          <w:tcPr>
            <w:tcW w:w="3071" w:type="dxa"/>
          </w:tcPr>
          <w:p w14:paraId="1962B70F" w14:textId="77777777" w:rsidR="009644BA" w:rsidRDefault="009644BA">
            <w:r>
              <w:t>10:16</w:t>
            </w:r>
          </w:p>
        </w:tc>
      </w:tr>
      <w:tr w:rsidR="009644BA" w14:paraId="45876217" w14:textId="77777777" w:rsidTr="00B5526F">
        <w:trPr>
          <w:cnfStyle w:val="000000010000" w:firstRow="0" w:lastRow="0" w:firstColumn="0" w:lastColumn="0" w:oddVBand="0" w:evenVBand="0" w:oddHBand="0" w:evenHBand="1" w:firstRowFirstColumn="0" w:firstRowLastColumn="0" w:lastRowFirstColumn="0" w:lastRowLastColumn="0"/>
        </w:trPr>
        <w:tc>
          <w:tcPr>
            <w:tcW w:w="3070" w:type="dxa"/>
          </w:tcPr>
          <w:p w14:paraId="04993B8F" w14:textId="77777777" w:rsidR="009644BA" w:rsidRDefault="009644BA">
            <w:r>
              <w:t>28.02.2012</w:t>
            </w:r>
          </w:p>
        </w:tc>
        <w:tc>
          <w:tcPr>
            <w:tcW w:w="3071" w:type="dxa"/>
          </w:tcPr>
          <w:p w14:paraId="058EA1D0" w14:textId="77777777" w:rsidR="009644BA" w:rsidRDefault="009644BA">
            <w:r>
              <w:t>11:23</w:t>
            </w:r>
          </w:p>
        </w:tc>
        <w:tc>
          <w:tcPr>
            <w:tcW w:w="3071" w:type="dxa"/>
          </w:tcPr>
          <w:p w14:paraId="4BE25944" w14:textId="77777777" w:rsidR="009644BA" w:rsidRDefault="009644BA">
            <w:r>
              <w:t>13:10</w:t>
            </w:r>
          </w:p>
        </w:tc>
      </w:tr>
    </w:tbl>
    <w:p w14:paraId="75CAE4C5" w14:textId="77777777" w:rsidR="006E5CF4" w:rsidRDefault="007C23DC" w:rsidP="007C23DC">
      <w:pPr>
        <w:pStyle w:val="Caption"/>
      </w:pPr>
      <w:r>
        <w:t xml:space="preserve">Tabelle </w:t>
      </w:r>
      <w:fldSimple w:instr=" SEQ Tabelle \* ARABIC ">
        <w:r w:rsidR="00707DFB">
          <w:rPr>
            <w:noProof/>
          </w:rPr>
          <w:t>1</w:t>
        </w:r>
      </w:fldSimple>
      <w:r>
        <w:t xml:space="preserve"> </w:t>
      </w:r>
      <w:r w:rsidR="0043065F">
        <w:t>-</w:t>
      </w:r>
      <w:r>
        <w:t xml:space="preserve"> Beobachtungszeitabschnitte</w:t>
      </w:r>
    </w:p>
    <w:p w14:paraId="03B7404C" w14:textId="77777777"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14:paraId="282A5849" w14:textId="77777777" w:rsidR="004431D2" w:rsidRPr="00120AEB" w:rsidRDefault="004431D2" w:rsidP="001C50AE">
      <w:pPr>
        <w:ind w:left="709" w:hanging="709"/>
      </w:pPr>
      <w:r>
        <w:rPr>
          <w:noProof/>
          <w:lang w:val="en-US"/>
        </w:rPr>
        <w:drawing>
          <wp:inline distT="0" distB="0" distL="0" distR="0" wp14:anchorId="6C828315" wp14:editId="65EB9AF6">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B89B697" w14:textId="77777777" w:rsidR="006D5A74" w:rsidRDefault="006D5A74" w:rsidP="006D5A74">
      <w:pPr>
        <w:pStyle w:val="Caption"/>
      </w:pPr>
      <w:r>
        <w:t xml:space="preserve">Abbildung </w:t>
      </w:r>
      <w:fldSimple w:instr=" SEQ Abbildung \* ARABIC ">
        <w:r w:rsidR="005B1EC9">
          <w:rPr>
            <w:noProof/>
          </w:rPr>
          <w:t>2</w:t>
        </w:r>
      </w:fldSimple>
      <w:r>
        <w:t xml:space="preserve"> - Anzahl Personen über die Zeit</w:t>
      </w:r>
    </w:p>
    <w:p w14:paraId="6D2EC965" w14:textId="77777777" w:rsidR="0085280D" w:rsidRDefault="0085280D" w:rsidP="0085280D">
      <w:pPr>
        <w:pStyle w:val="Heading3"/>
      </w:pPr>
      <w:bookmarkStart w:id="57" w:name="_Toc320601247"/>
      <w:r>
        <w:lastRenderedPageBreak/>
        <w:t>Abstand</w:t>
      </w:r>
      <w:r w:rsidR="0043065F">
        <w:t>szonen</w:t>
      </w:r>
      <w:bookmarkEnd w:id="57"/>
    </w:p>
    <w:p w14:paraId="36F1225A" w14:textId="77777777" w:rsidR="00426561" w:rsidRDefault="00426561" w:rsidP="00426561">
      <w:r>
        <w:t>Durch die Beobachtung konnte die Auslastung der verschiedenen Abstandszonen ausgewertet werden.</w:t>
      </w:r>
    </w:p>
    <w:p w14:paraId="5BBF9782" w14:textId="77777777" w:rsidR="00426561" w:rsidRDefault="006D6B49">
      <w:r>
        <w:rPr>
          <w:noProof/>
          <w:lang w:val="en-US"/>
        </w:rPr>
        <w:drawing>
          <wp:inline distT="0" distB="0" distL="0" distR="0" wp14:anchorId="1AA4C395" wp14:editId="3DEFFA67">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02434A2" w14:textId="77777777"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14:paraId="680425F5" w14:textId="77777777"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14:paraId="0231128E" w14:textId="77777777" w:rsidR="00077156" w:rsidRDefault="00D26F57">
      <w:r>
        <w:rPr>
          <w:noProof/>
          <w:lang w:val="en-US"/>
        </w:rPr>
        <w:lastRenderedPageBreak/>
        <w:drawing>
          <wp:inline distT="0" distB="0" distL="0" distR="0" wp14:anchorId="3A662200" wp14:editId="7B33390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3"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14:paraId="2FA1904D" w14:textId="77777777" w:rsidR="00FA4200" w:rsidRDefault="00D26F57" w:rsidP="00D26F57">
      <w:pPr>
        <w:pStyle w:val="Caption"/>
        <w:rPr>
          <w:noProof/>
        </w:rPr>
      </w:pPr>
      <w:bookmarkStart w:id="58"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58"/>
    </w:p>
    <w:p w14:paraId="6429B516" w14:textId="77777777" w:rsidR="00A46354" w:rsidRDefault="00490236" w:rsidP="00A46354">
      <w:pPr>
        <w:pStyle w:val="Heading3"/>
      </w:pPr>
      <w:bookmarkStart w:id="59" w:name="_Toc320601248"/>
      <w:r>
        <w:t>Gruppengrössen</w:t>
      </w:r>
      <w:bookmarkEnd w:id="59"/>
      <w:r w:rsidR="003D2D5A" w:rsidRPr="003D2D5A">
        <w:rPr>
          <w:noProof/>
          <w:lang w:eastAsia="de-CH"/>
        </w:rPr>
        <w:t xml:space="preserve"> </w:t>
      </w:r>
    </w:p>
    <w:p w14:paraId="2F14F90A" w14:textId="77777777" w:rsidR="00A46354" w:rsidRDefault="00FE62F9" w:rsidP="00A46354">
      <w:r>
        <w:t>Folgende Gruppengrössen wurden beobachtet und</w:t>
      </w:r>
      <w:r w:rsidR="00153E6F">
        <w:t xml:space="preserve"> im folgenden Diagramm prozentual ausgewertet:</w:t>
      </w:r>
    </w:p>
    <w:p w14:paraId="52A2CBA0" w14:textId="77777777" w:rsidR="002F7CC2" w:rsidRDefault="003D2D5A" w:rsidP="00A46354">
      <w:r>
        <w:rPr>
          <w:noProof/>
          <w:lang w:val="en-US"/>
        </w:rPr>
        <w:lastRenderedPageBreak/>
        <mc:AlternateContent>
          <mc:Choice Requires="wps">
            <w:drawing>
              <wp:anchor distT="0" distB="0" distL="114300" distR="114300" simplePos="0" relativeHeight="251659264" behindDoc="0" locked="0" layoutInCell="1" allowOverlap="1" wp14:anchorId="771EE7DA" wp14:editId="77B18636">
                <wp:simplePos x="0" y="0"/>
                <wp:positionH relativeFrom="column">
                  <wp:posOffset>4214495</wp:posOffset>
                </wp:positionH>
                <wp:positionV relativeFrom="paragraph">
                  <wp:posOffset>265166</wp:posOffset>
                </wp:positionV>
                <wp:extent cx="1153160" cy="46101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461010"/>
                        </a:xfrm>
                        <a:prstGeom prst="rect">
                          <a:avLst/>
                        </a:prstGeom>
                        <a:noFill/>
                        <a:ln w="9525">
                          <a:noFill/>
                          <a:miter lim="800000"/>
                          <a:headEnd/>
                          <a:tailEnd/>
                        </a:ln>
                      </wps:spPr>
                      <wps:txbx>
                        <w:txbxContent>
                          <w:p w14:paraId="7FB76185" w14:textId="77777777" w:rsidR="00221D28" w:rsidRPr="0073417C" w:rsidRDefault="00221D28"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FE1F6A" w:rsidRPr="0073417C" w:rsidRDefault="00FE1F6A" w:rsidP="002C2C6F">
                      <w:pPr>
                        <w:jc w:val="right"/>
                        <w:rPr>
                          <w:lang w:val="en-US"/>
                        </w:rPr>
                      </w:pPr>
                      <w:r>
                        <w:t>Anzahl Personen in der Gruppe</w:t>
                      </w:r>
                    </w:p>
                  </w:txbxContent>
                </v:textbox>
              </v:shape>
            </w:pict>
          </mc:Fallback>
        </mc:AlternateContent>
      </w:r>
      <w:r w:rsidR="002F7CC2">
        <w:rPr>
          <w:noProof/>
          <w:lang w:val="en-US"/>
        </w:rPr>
        <w:drawing>
          <wp:inline distT="0" distB="0" distL="0" distR="0" wp14:anchorId="7076B4BC" wp14:editId="15007886">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A6A8E8B" w14:textId="77777777"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14:paraId="74EB4708" w14:textId="77777777"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14:paraId="0110E443" w14:textId="77777777" w:rsidR="00191C04" w:rsidRDefault="0077276C" w:rsidP="00191C04">
      <w:pPr>
        <w:keepNext/>
      </w:pPr>
      <w:r>
        <w:rPr>
          <w:noProof/>
          <w:lang w:val="en-US"/>
        </w:rPr>
        <w:drawing>
          <wp:inline distT="0" distB="0" distL="0" distR="0" wp14:anchorId="4E1C79A1" wp14:editId="3573043C">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11969D" w14:textId="77777777" w:rsidR="00607536" w:rsidRPr="000E3E63" w:rsidRDefault="00191C04" w:rsidP="000E3E63">
      <w:pPr>
        <w:pStyle w:val="Caption"/>
      </w:pPr>
      <w:r>
        <w:t xml:space="preserve">Abbildung </w:t>
      </w:r>
      <w:fldSimple w:instr=" SEQ Abbildung \* ARABIC ">
        <w:r w:rsidR="005B1EC9">
          <w:rPr>
            <w:noProof/>
          </w:rPr>
          <w:t>6</w:t>
        </w:r>
      </w:fldSimple>
      <w:r>
        <w:t xml:space="preserve"> -</w:t>
      </w:r>
      <w:r w:rsidR="0043065F">
        <w:t xml:space="preserve"> </w:t>
      </w:r>
      <w:r w:rsidRPr="00170BA1">
        <w:t>Aufteilung Einzelpersonen zu Gruppen</w:t>
      </w:r>
      <w:r w:rsidR="00607536">
        <w:br w:type="page"/>
      </w:r>
    </w:p>
    <w:p w14:paraId="3DCBC853" w14:textId="77777777" w:rsidR="00682539" w:rsidRDefault="00682539" w:rsidP="00DC33F4">
      <w:pPr>
        <w:pStyle w:val="Heading2"/>
      </w:pPr>
      <w:bookmarkStart w:id="60" w:name="_Toc320601249"/>
      <w:bookmarkStart w:id="61" w:name="_Ref319428867"/>
      <w:r>
        <w:lastRenderedPageBreak/>
        <w:t>Interaktionsbereich des Kinect Sensors</w:t>
      </w:r>
      <w:bookmarkEnd w:id="60"/>
    </w:p>
    <w:p w14:paraId="4DD0DB79" w14:textId="77777777"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14:paraId="608090F0" w14:textId="77777777" w:rsidR="005B1EC9" w:rsidRDefault="005B1EC9" w:rsidP="005B1EC9">
      <w:pPr>
        <w:ind w:left="709" w:hanging="709"/>
      </w:pPr>
      <w:r>
        <w:rPr>
          <w:noProof/>
          <w:lang w:val="en-US"/>
        </w:rPr>
        <w:drawing>
          <wp:inline distT="0" distB="0" distL="0" distR="0" wp14:anchorId="1876371C" wp14:editId="0A2CE153">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14:paraId="3F453B2D" w14:textId="77777777" w:rsidR="005B1EC9" w:rsidRDefault="005B1EC9" w:rsidP="005B1EC9">
      <w:pPr>
        <w:pStyle w:val="Caption"/>
      </w:pPr>
      <w:bookmarkStart w:id="62" w:name="_Ref319998622"/>
      <w:commentRangeStart w:id="63"/>
      <w:r>
        <w:t xml:space="preserve">Abbildung </w:t>
      </w:r>
      <w:fldSimple w:instr=" SEQ Abbildung \* ARABIC ">
        <w:r>
          <w:rPr>
            <w:noProof/>
          </w:rPr>
          <w:t>7</w:t>
        </w:r>
      </w:fldSimple>
      <w:r>
        <w:t xml:space="preserve"> </w:t>
      </w:r>
      <w:commentRangeEnd w:id="63"/>
      <w:r w:rsidR="00221D28">
        <w:rPr>
          <w:rStyle w:val="CommentReference"/>
          <w:b w:val="0"/>
          <w:bCs w:val="0"/>
          <w:color w:val="auto"/>
        </w:rPr>
        <w:commentReference w:id="63"/>
      </w:r>
      <w:r w:rsidR="0043065F">
        <w:t>-</w:t>
      </w:r>
      <w:r>
        <w:t xml:space="preserve"> Interaktionszonen,</w:t>
      </w:r>
      <w:r w:rsidRPr="005B1EC9">
        <w:t xml:space="preserve"> </w:t>
      </w:r>
      <w:r>
        <w:t>Grundriss Gebäude 4</w:t>
      </w:r>
      <w:bookmarkEnd w:id="62"/>
    </w:p>
    <w:p w14:paraId="5DFC0E14" w14:textId="77777777"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14:paraId="29B50237" w14:textId="77777777" w:rsidR="00682539" w:rsidRDefault="00682539">
      <w:pPr>
        <w:rPr>
          <w:rFonts w:asciiTheme="majorHAnsi" w:hAnsiTheme="majorHAnsi"/>
          <w:b/>
          <w:color w:val="FFFFFF" w:themeColor="background1"/>
          <w:spacing w:val="15"/>
          <w:sz w:val="24"/>
          <w:szCs w:val="22"/>
        </w:rPr>
      </w:pPr>
      <w:r>
        <w:br w:type="page"/>
      </w:r>
    </w:p>
    <w:p w14:paraId="2022AF81" w14:textId="77777777" w:rsidR="00361ABD" w:rsidRDefault="00637BEA" w:rsidP="00DC33F4">
      <w:pPr>
        <w:pStyle w:val="Heading2"/>
      </w:pPr>
      <w:bookmarkStart w:id="64" w:name="_Toc320601250"/>
      <w:r>
        <w:lastRenderedPageBreak/>
        <w:t>Befragung</w:t>
      </w:r>
      <w:bookmarkEnd w:id="61"/>
      <w:bookmarkEnd w:id="64"/>
    </w:p>
    <w:p w14:paraId="6DB3B231" w14:textId="77777777" w:rsidR="00623750" w:rsidRDefault="0090148A" w:rsidP="00623750">
      <w:bookmarkStart w:id="65"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er sonst selbst aus dem Poster erfassen müsste. Zudem wird durch den Einsatz von visuellen Effekten schnell die Aufmerksamkeit des Zuschauers erlangt. </w:t>
      </w:r>
    </w:p>
    <w:p w14:paraId="21C7E2D6" w14:textId="77777777"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14:paraId="0C55E7EA" w14:textId="77777777"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14:paraId="43FAAF37" w14:textId="77777777"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56AEAA03" w14:textId="77777777" w:rsidR="00623750" w:rsidRDefault="00623750" w:rsidP="00DF3331">
            <w:r>
              <w:t>Abteilung</w:t>
            </w:r>
          </w:p>
        </w:tc>
        <w:tc>
          <w:tcPr>
            <w:tcW w:w="3292" w:type="dxa"/>
          </w:tcPr>
          <w:p w14:paraId="05BD232A" w14:textId="77777777"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14:paraId="031266A3"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0320AA39" w14:textId="77777777"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14:paraId="172F0D00"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14:paraId="28074DAE" w14:textId="77777777"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73F83714" w14:textId="77777777"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14:paraId="1465FF7E" w14:textId="77777777"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14:paraId="4E44EED7"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3B3BDBEF" w14:textId="77777777"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14:paraId="027143DC"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14:paraId="301CAAF8" w14:textId="77777777"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458B967C" w14:textId="77777777"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14:paraId="1718DE81" w14:textId="77777777"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14:paraId="603B822C"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56D7B719" w14:textId="77777777"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14:paraId="2C980D1B"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14:paraId="70D3F7CA" w14:textId="77777777"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65FDC91E" w14:textId="77777777"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14:paraId="54197CC2" w14:textId="77777777"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14:paraId="04000BA3" w14:textId="77777777"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14:paraId="0ED5EE02" w14:textId="77777777"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14:paraId="40186C50" w14:textId="77777777"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14:paraId="10CB2623" w14:textId="77777777" w:rsidR="00623750" w:rsidRDefault="00623750" w:rsidP="00623750">
      <w:pPr>
        <w:pStyle w:val="Caption"/>
      </w:pPr>
      <w:bookmarkStart w:id="66" w:name="_Ref318971871"/>
      <w:r>
        <w:t xml:space="preserve">Tabelle </w:t>
      </w:r>
      <w:fldSimple w:instr=" SEQ Tabelle \* ARABIC ">
        <w:r w:rsidR="00707DFB">
          <w:rPr>
            <w:noProof/>
          </w:rPr>
          <w:t>2</w:t>
        </w:r>
      </w:fldSimple>
      <w:r>
        <w:t xml:space="preserve"> - </w:t>
      </w:r>
      <w:r w:rsidRPr="0073021C">
        <w:t>Anzahl Fragebögen pro Abteilung</w:t>
      </w:r>
      <w:bookmarkEnd w:id="66"/>
    </w:p>
    <w:p w14:paraId="5C82CFD9" w14:textId="77777777" w:rsidR="001425C3" w:rsidRDefault="001425C3">
      <w:pPr>
        <w:rPr>
          <w:rFonts w:asciiTheme="majorHAnsi" w:hAnsiTheme="majorHAnsi"/>
          <w:b/>
          <w:color w:val="00629E"/>
          <w:spacing w:val="15"/>
          <w:sz w:val="22"/>
          <w:szCs w:val="22"/>
        </w:rPr>
      </w:pPr>
      <w:r>
        <w:br w:type="page"/>
      </w:r>
    </w:p>
    <w:p w14:paraId="216CAE72" w14:textId="77777777" w:rsidR="006A77EE" w:rsidRDefault="006A77EE" w:rsidP="006A77EE">
      <w:pPr>
        <w:pStyle w:val="Heading3"/>
      </w:pPr>
      <w:bookmarkStart w:id="67" w:name="_Toc320601251"/>
      <w:r>
        <w:lastRenderedPageBreak/>
        <w:t>Fragebogen</w:t>
      </w:r>
      <w:bookmarkEnd w:id="65"/>
      <w:bookmarkEnd w:id="67"/>
    </w:p>
    <w:p w14:paraId="616D137E" w14:textId="77777777" w:rsidR="006A77EE" w:rsidRDefault="006A77EE" w:rsidP="006A77EE">
      <w:pPr>
        <w:tabs>
          <w:tab w:val="left" w:leader="underscore" w:pos="9072"/>
        </w:tabs>
        <w:spacing w:after="240"/>
      </w:pPr>
      <w:r>
        <w:t xml:space="preserve">Name: </w:t>
      </w:r>
      <w:r>
        <w:tab/>
      </w:r>
    </w:p>
    <w:p w14:paraId="3091BEF0" w14:textId="77777777" w:rsidR="006A77EE" w:rsidRDefault="006A77EE" w:rsidP="006A77EE">
      <w:pPr>
        <w:tabs>
          <w:tab w:val="left" w:leader="underscore" w:pos="9072"/>
        </w:tabs>
        <w:spacing w:after="240"/>
      </w:pPr>
      <w:r>
        <w:t>Studienrichtung:</w:t>
      </w:r>
      <w:r>
        <w:tab/>
      </w:r>
    </w:p>
    <w:p w14:paraId="6256C1D2" w14:textId="77777777" w:rsidR="006A77EE" w:rsidRDefault="006A77EE" w:rsidP="006A77EE">
      <w:pPr>
        <w:tabs>
          <w:tab w:val="left" w:leader="underscore" w:pos="9072"/>
        </w:tabs>
        <w:spacing w:after="240"/>
      </w:pPr>
      <w:r>
        <w:t xml:space="preserve">Semester: </w:t>
      </w:r>
      <w:r>
        <w:tab/>
      </w:r>
    </w:p>
    <w:p w14:paraId="35567DD1" w14:textId="77777777" w:rsidR="006A77EE" w:rsidRDefault="006A77EE" w:rsidP="006A77EE"/>
    <w:p w14:paraId="52257D50"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31235398" w14:textId="77777777" w:rsidTr="00DF3331">
        <w:sdt>
          <w:sdtPr>
            <w:rPr>
              <w:rFonts w:cstheme="minorHAnsi"/>
            </w:rPr>
            <w:id w:val="-982387795"/>
            <w14:checkbox>
              <w14:checked w14:val="0"/>
              <w14:checkedState w14:val="2612" w14:font="ＭＳ ゴシック"/>
              <w14:uncheckedState w14:val="2610" w14:font="ＭＳ ゴシック"/>
            </w14:checkbox>
          </w:sdtPr>
          <w:sdtContent>
            <w:tc>
              <w:tcPr>
                <w:tcW w:w="454" w:type="dxa"/>
              </w:tcPr>
              <w:p w14:paraId="03453D5C"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124F96FD"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ＭＳ ゴシック"/>
              <w14:uncheckedState w14:val="2610" w14:font="ＭＳ ゴシック"/>
            </w14:checkbox>
          </w:sdtPr>
          <w:sdtContent>
            <w:tc>
              <w:tcPr>
                <w:tcW w:w="451" w:type="dxa"/>
              </w:tcPr>
              <w:p w14:paraId="126033F8"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0FB66339"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ＭＳ ゴシック"/>
              <w14:uncheckedState w14:val="2610" w14:font="ＭＳ ゴシック"/>
            </w14:checkbox>
          </w:sdtPr>
          <w:sdtContent>
            <w:tc>
              <w:tcPr>
                <w:tcW w:w="454" w:type="dxa"/>
              </w:tcPr>
              <w:p w14:paraId="63094909"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643DB79"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ＭＳ ゴシック"/>
              <w14:uncheckedState w14:val="2610" w14:font="ＭＳ ゴシック"/>
            </w14:checkbox>
          </w:sdtPr>
          <w:sdtContent>
            <w:tc>
              <w:tcPr>
                <w:tcW w:w="454" w:type="dxa"/>
              </w:tcPr>
              <w:p w14:paraId="24479ECE"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AA40366" w14:textId="77777777" w:rsidR="006A77EE" w:rsidRPr="006F6F3B" w:rsidRDefault="006A77EE" w:rsidP="00DF3331">
            <w:pPr>
              <w:spacing w:before="120"/>
              <w:rPr>
                <w:rFonts w:cstheme="minorHAnsi"/>
              </w:rPr>
            </w:pPr>
            <w:r w:rsidRPr="006F6F3B">
              <w:rPr>
                <w:rFonts w:cstheme="minorHAnsi"/>
              </w:rPr>
              <w:t>trifft nicht zu</w:t>
            </w:r>
          </w:p>
        </w:tc>
      </w:tr>
    </w:tbl>
    <w:p w14:paraId="334ACB81" w14:textId="77777777" w:rsidR="006A77EE" w:rsidRDefault="006A77EE" w:rsidP="006A77EE">
      <w:pPr>
        <w:spacing w:after="0"/>
        <w:rPr>
          <w:rFonts w:ascii="Calibri" w:eastAsia="Times New Roman" w:hAnsi="Calibri" w:cs="Calibri"/>
          <w:b/>
          <w:bCs/>
          <w:color w:val="000000"/>
          <w:sz w:val="27"/>
          <w:szCs w:val="27"/>
          <w:lang w:eastAsia="de-CH"/>
        </w:rPr>
      </w:pPr>
    </w:p>
    <w:p w14:paraId="576DF32C"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260720F1" w14:textId="77777777" w:rsidTr="00DF3331">
        <w:sdt>
          <w:sdtPr>
            <w:rPr>
              <w:rFonts w:cstheme="minorHAnsi"/>
            </w:rPr>
            <w:id w:val="-963581839"/>
            <w14:checkbox>
              <w14:checked w14:val="0"/>
              <w14:checkedState w14:val="2612" w14:font="ＭＳ ゴシック"/>
              <w14:uncheckedState w14:val="2610" w14:font="ＭＳ ゴシック"/>
            </w14:checkbox>
          </w:sdtPr>
          <w:sdtContent>
            <w:tc>
              <w:tcPr>
                <w:tcW w:w="454" w:type="dxa"/>
              </w:tcPr>
              <w:p w14:paraId="3016BA9F"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3024538"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ＭＳ ゴシック"/>
              <w14:uncheckedState w14:val="2610" w14:font="ＭＳ ゴシック"/>
            </w14:checkbox>
          </w:sdtPr>
          <w:sdtContent>
            <w:tc>
              <w:tcPr>
                <w:tcW w:w="451" w:type="dxa"/>
              </w:tcPr>
              <w:p w14:paraId="39265EEB"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101434AA"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ＭＳ ゴシック"/>
              <w14:uncheckedState w14:val="2610" w14:font="ＭＳ ゴシック"/>
            </w14:checkbox>
          </w:sdtPr>
          <w:sdtContent>
            <w:tc>
              <w:tcPr>
                <w:tcW w:w="454" w:type="dxa"/>
              </w:tcPr>
              <w:p w14:paraId="723528AF"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C66B3FD"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ＭＳ ゴシック"/>
              <w14:uncheckedState w14:val="2610" w14:font="ＭＳ ゴシック"/>
            </w14:checkbox>
          </w:sdtPr>
          <w:sdtContent>
            <w:tc>
              <w:tcPr>
                <w:tcW w:w="454" w:type="dxa"/>
              </w:tcPr>
              <w:p w14:paraId="0B13D8D7"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13726130" w14:textId="77777777" w:rsidR="006A77EE" w:rsidRPr="006F6F3B" w:rsidRDefault="006A77EE" w:rsidP="00DF3331">
            <w:pPr>
              <w:spacing w:before="120"/>
              <w:rPr>
                <w:rFonts w:cstheme="minorHAnsi"/>
              </w:rPr>
            </w:pPr>
            <w:r w:rsidRPr="006F6F3B">
              <w:rPr>
                <w:rFonts w:cstheme="minorHAnsi"/>
              </w:rPr>
              <w:t>trifft nicht zu</w:t>
            </w:r>
          </w:p>
        </w:tc>
      </w:tr>
    </w:tbl>
    <w:p w14:paraId="7A87815C" w14:textId="77777777" w:rsidR="006A77EE" w:rsidRPr="006F6F3B" w:rsidRDefault="006A77EE" w:rsidP="006A77EE">
      <w:pPr>
        <w:spacing w:after="0"/>
        <w:rPr>
          <w:rFonts w:ascii="Calibri" w:eastAsia="Times New Roman" w:hAnsi="Calibri" w:cs="Calibri"/>
          <w:color w:val="000000"/>
          <w:sz w:val="27"/>
          <w:szCs w:val="27"/>
          <w:lang w:eastAsia="de-CH"/>
        </w:rPr>
      </w:pPr>
    </w:p>
    <w:p w14:paraId="3B7A8F06"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2D5C170C" w14:textId="77777777" w:rsidTr="00DF3331">
        <w:sdt>
          <w:sdtPr>
            <w:rPr>
              <w:rFonts w:cstheme="minorHAnsi"/>
            </w:rPr>
            <w:id w:val="1943645898"/>
            <w14:checkbox>
              <w14:checked w14:val="0"/>
              <w14:checkedState w14:val="2612" w14:font="ＭＳ ゴシック"/>
              <w14:uncheckedState w14:val="2610" w14:font="ＭＳ ゴシック"/>
            </w14:checkbox>
          </w:sdtPr>
          <w:sdtContent>
            <w:tc>
              <w:tcPr>
                <w:tcW w:w="454" w:type="dxa"/>
              </w:tcPr>
              <w:p w14:paraId="67CDA288"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56E134F0"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ＭＳ ゴシック"/>
              <w14:uncheckedState w14:val="2610" w14:font="ＭＳ ゴシック"/>
            </w14:checkbox>
          </w:sdtPr>
          <w:sdtContent>
            <w:tc>
              <w:tcPr>
                <w:tcW w:w="451" w:type="dxa"/>
              </w:tcPr>
              <w:p w14:paraId="18B8CCDB"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0497B618"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ＭＳ ゴシック"/>
              <w14:uncheckedState w14:val="2610" w14:font="ＭＳ ゴシック"/>
            </w14:checkbox>
          </w:sdtPr>
          <w:sdtContent>
            <w:tc>
              <w:tcPr>
                <w:tcW w:w="454" w:type="dxa"/>
              </w:tcPr>
              <w:p w14:paraId="4B31639A"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0C6DD38"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ＭＳ ゴシック"/>
              <w14:uncheckedState w14:val="2610" w14:font="ＭＳ ゴシック"/>
            </w14:checkbox>
          </w:sdtPr>
          <w:sdtContent>
            <w:tc>
              <w:tcPr>
                <w:tcW w:w="454" w:type="dxa"/>
              </w:tcPr>
              <w:p w14:paraId="282171C1"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2615CCBC" w14:textId="77777777" w:rsidR="006A77EE" w:rsidRPr="006F6F3B" w:rsidRDefault="006A77EE" w:rsidP="00DF3331">
            <w:pPr>
              <w:spacing w:before="120"/>
              <w:rPr>
                <w:rFonts w:cstheme="minorHAnsi"/>
              </w:rPr>
            </w:pPr>
            <w:r w:rsidRPr="006F6F3B">
              <w:rPr>
                <w:rFonts w:cstheme="minorHAnsi"/>
              </w:rPr>
              <w:t>trifft nicht zu</w:t>
            </w:r>
          </w:p>
        </w:tc>
      </w:tr>
    </w:tbl>
    <w:p w14:paraId="40ECFD87" w14:textId="77777777" w:rsidR="006A77EE" w:rsidRPr="006F6F3B" w:rsidRDefault="006A77EE" w:rsidP="006A77EE">
      <w:pPr>
        <w:spacing w:after="0"/>
        <w:rPr>
          <w:rFonts w:ascii="Calibri" w:eastAsia="Times New Roman" w:hAnsi="Calibri" w:cs="Calibri"/>
          <w:color w:val="000000"/>
          <w:sz w:val="27"/>
          <w:szCs w:val="27"/>
          <w:lang w:eastAsia="de-CH"/>
        </w:rPr>
      </w:pPr>
    </w:p>
    <w:p w14:paraId="5EC6F989"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169EBEF1" w14:textId="77777777" w:rsidTr="00DF3331">
        <w:sdt>
          <w:sdtPr>
            <w:rPr>
              <w:rFonts w:cstheme="minorHAnsi"/>
            </w:rPr>
            <w:id w:val="1589881764"/>
            <w14:checkbox>
              <w14:checked w14:val="0"/>
              <w14:checkedState w14:val="2612" w14:font="ＭＳ ゴシック"/>
              <w14:uncheckedState w14:val="2610" w14:font="ＭＳ ゴシック"/>
            </w14:checkbox>
          </w:sdtPr>
          <w:sdtContent>
            <w:tc>
              <w:tcPr>
                <w:tcW w:w="454" w:type="dxa"/>
              </w:tcPr>
              <w:p w14:paraId="125FE047"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032BBFAA"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ＭＳ ゴシック"/>
              <w14:uncheckedState w14:val="2610" w14:font="ＭＳ ゴシック"/>
            </w14:checkbox>
          </w:sdtPr>
          <w:sdtContent>
            <w:tc>
              <w:tcPr>
                <w:tcW w:w="451" w:type="dxa"/>
              </w:tcPr>
              <w:p w14:paraId="40649541"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DBEB6CE"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ＭＳ ゴシック"/>
              <w14:uncheckedState w14:val="2610" w14:font="ＭＳ ゴシック"/>
            </w14:checkbox>
          </w:sdtPr>
          <w:sdtContent>
            <w:tc>
              <w:tcPr>
                <w:tcW w:w="454" w:type="dxa"/>
              </w:tcPr>
              <w:p w14:paraId="4877E5A9"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3AB262BB"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ＭＳ ゴシック"/>
              <w14:uncheckedState w14:val="2610" w14:font="ＭＳ ゴシック"/>
            </w14:checkbox>
          </w:sdtPr>
          <w:sdtContent>
            <w:tc>
              <w:tcPr>
                <w:tcW w:w="454" w:type="dxa"/>
              </w:tcPr>
              <w:p w14:paraId="68826DB5"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EB7A76C" w14:textId="77777777" w:rsidR="006A77EE" w:rsidRPr="006F6F3B" w:rsidRDefault="006A77EE" w:rsidP="00DF3331">
            <w:pPr>
              <w:spacing w:before="120"/>
              <w:rPr>
                <w:rFonts w:cstheme="minorHAnsi"/>
              </w:rPr>
            </w:pPr>
            <w:r w:rsidRPr="006F6F3B">
              <w:rPr>
                <w:rFonts w:cstheme="minorHAnsi"/>
              </w:rPr>
              <w:t>trifft nicht zu</w:t>
            </w:r>
          </w:p>
        </w:tc>
      </w:tr>
    </w:tbl>
    <w:p w14:paraId="630FDBD2" w14:textId="77777777" w:rsidR="006A77EE" w:rsidRPr="006F6F3B" w:rsidRDefault="006A77EE" w:rsidP="006A77EE">
      <w:pPr>
        <w:spacing w:after="0"/>
        <w:rPr>
          <w:rFonts w:ascii="Calibri" w:eastAsia="Times New Roman" w:hAnsi="Calibri" w:cs="Calibri"/>
          <w:color w:val="000000"/>
          <w:sz w:val="27"/>
          <w:szCs w:val="27"/>
          <w:lang w:eastAsia="de-CH"/>
        </w:rPr>
      </w:pPr>
    </w:p>
    <w:p w14:paraId="7270F0EF" w14:textId="77777777"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4760CF2E" w14:textId="77777777" w:rsidTr="00DF3331">
        <w:sdt>
          <w:sdtPr>
            <w:rPr>
              <w:rFonts w:cstheme="minorHAnsi"/>
            </w:rPr>
            <w:id w:val="-499115560"/>
            <w14:checkbox>
              <w14:checked w14:val="0"/>
              <w14:checkedState w14:val="2612" w14:font="ＭＳ ゴシック"/>
              <w14:uncheckedState w14:val="2610" w14:font="ＭＳ ゴシック"/>
            </w14:checkbox>
          </w:sdtPr>
          <w:sdtContent>
            <w:tc>
              <w:tcPr>
                <w:tcW w:w="454" w:type="dxa"/>
              </w:tcPr>
              <w:p w14:paraId="71D8055F"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0752F3CB"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ＭＳ ゴシック"/>
              <w14:uncheckedState w14:val="2610" w14:font="ＭＳ ゴシック"/>
            </w14:checkbox>
          </w:sdtPr>
          <w:sdtContent>
            <w:tc>
              <w:tcPr>
                <w:tcW w:w="451" w:type="dxa"/>
              </w:tcPr>
              <w:p w14:paraId="145F63FA"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2A8B2E43"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ＭＳ ゴシック"/>
              <w14:uncheckedState w14:val="2610" w14:font="ＭＳ ゴシック"/>
            </w14:checkbox>
          </w:sdtPr>
          <w:sdtContent>
            <w:tc>
              <w:tcPr>
                <w:tcW w:w="454" w:type="dxa"/>
              </w:tcPr>
              <w:p w14:paraId="387A7BE9"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DF05CA1"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ＭＳ ゴシック"/>
              <w14:uncheckedState w14:val="2610" w14:font="ＭＳ ゴシック"/>
            </w14:checkbox>
          </w:sdtPr>
          <w:sdtContent>
            <w:tc>
              <w:tcPr>
                <w:tcW w:w="454" w:type="dxa"/>
              </w:tcPr>
              <w:p w14:paraId="191E752A"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0819C95" w14:textId="77777777" w:rsidR="006A77EE" w:rsidRPr="006F6F3B" w:rsidRDefault="006A77EE" w:rsidP="00DF3331">
            <w:pPr>
              <w:spacing w:before="120"/>
              <w:rPr>
                <w:rFonts w:cstheme="minorHAnsi"/>
              </w:rPr>
            </w:pPr>
            <w:r w:rsidRPr="006F6F3B">
              <w:rPr>
                <w:rFonts w:cstheme="minorHAnsi"/>
              </w:rPr>
              <w:t>trifft nicht zu</w:t>
            </w:r>
          </w:p>
        </w:tc>
      </w:tr>
    </w:tbl>
    <w:p w14:paraId="67F8E363" w14:textId="77777777" w:rsidR="006A77EE" w:rsidRPr="006F6F3B" w:rsidRDefault="006A77EE" w:rsidP="006A77EE">
      <w:pPr>
        <w:spacing w:after="0"/>
        <w:rPr>
          <w:rFonts w:ascii="Calibri" w:eastAsia="Times New Roman" w:hAnsi="Calibri" w:cs="Calibri"/>
          <w:color w:val="000000"/>
          <w:sz w:val="27"/>
          <w:szCs w:val="27"/>
          <w:lang w:eastAsia="de-CH"/>
        </w:rPr>
      </w:pPr>
    </w:p>
    <w:p w14:paraId="52383856"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1EC3A615" w14:textId="77777777" w:rsidTr="00DF3331">
        <w:sdt>
          <w:sdtPr>
            <w:rPr>
              <w:rFonts w:cstheme="minorHAnsi"/>
            </w:rPr>
            <w:id w:val="880749771"/>
            <w14:checkbox>
              <w14:checked w14:val="0"/>
              <w14:checkedState w14:val="2612" w14:font="ＭＳ ゴシック"/>
              <w14:uncheckedState w14:val="2610" w14:font="ＭＳ ゴシック"/>
            </w14:checkbox>
          </w:sdtPr>
          <w:sdtContent>
            <w:tc>
              <w:tcPr>
                <w:tcW w:w="454" w:type="dxa"/>
              </w:tcPr>
              <w:p w14:paraId="51D6203F"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1E9FE509"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ＭＳ ゴシック"/>
              <w14:uncheckedState w14:val="2610" w14:font="ＭＳ ゴシック"/>
            </w14:checkbox>
          </w:sdtPr>
          <w:sdtContent>
            <w:tc>
              <w:tcPr>
                <w:tcW w:w="451" w:type="dxa"/>
              </w:tcPr>
              <w:p w14:paraId="77223D11"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78DBB38"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ＭＳ ゴシック"/>
              <w14:uncheckedState w14:val="2610" w14:font="ＭＳ ゴシック"/>
            </w14:checkbox>
          </w:sdtPr>
          <w:sdtContent>
            <w:tc>
              <w:tcPr>
                <w:tcW w:w="454" w:type="dxa"/>
              </w:tcPr>
              <w:p w14:paraId="135451E7"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24D6B674"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ＭＳ ゴシック"/>
              <w14:uncheckedState w14:val="2610" w14:font="ＭＳ ゴシック"/>
            </w14:checkbox>
          </w:sdtPr>
          <w:sdtContent>
            <w:tc>
              <w:tcPr>
                <w:tcW w:w="454" w:type="dxa"/>
              </w:tcPr>
              <w:p w14:paraId="5C224812"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2A33C2C4" w14:textId="77777777" w:rsidR="006A77EE" w:rsidRPr="006F6F3B" w:rsidRDefault="006A77EE" w:rsidP="00DF3331">
            <w:pPr>
              <w:spacing w:before="120"/>
              <w:rPr>
                <w:rFonts w:cstheme="minorHAnsi"/>
              </w:rPr>
            </w:pPr>
            <w:r w:rsidRPr="006F6F3B">
              <w:rPr>
                <w:rFonts w:cstheme="minorHAnsi"/>
              </w:rPr>
              <w:t>trifft nicht zu</w:t>
            </w:r>
          </w:p>
        </w:tc>
      </w:tr>
    </w:tbl>
    <w:p w14:paraId="52C7350A" w14:textId="77777777" w:rsidR="006A77EE" w:rsidRPr="006F6F3B" w:rsidRDefault="006A77EE" w:rsidP="006A77EE">
      <w:pPr>
        <w:spacing w:after="0"/>
        <w:rPr>
          <w:rFonts w:ascii="Calibri" w:eastAsia="Times New Roman" w:hAnsi="Calibri" w:cs="Calibri"/>
          <w:color w:val="000000"/>
          <w:sz w:val="27"/>
          <w:szCs w:val="27"/>
          <w:lang w:eastAsia="de-CH"/>
        </w:rPr>
      </w:pPr>
    </w:p>
    <w:p w14:paraId="3F4AB06D"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2333A3B4" w14:textId="77777777" w:rsidTr="00DF3331">
        <w:sdt>
          <w:sdtPr>
            <w:rPr>
              <w:rFonts w:cstheme="minorHAnsi"/>
            </w:rPr>
            <w:id w:val="412516895"/>
            <w14:checkbox>
              <w14:checked w14:val="0"/>
              <w14:checkedState w14:val="2612" w14:font="ＭＳ ゴシック"/>
              <w14:uncheckedState w14:val="2610" w14:font="ＭＳ ゴシック"/>
            </w14:checkbox>
          </w:sdtPr>
          <w:sdtContent>
            <w:tc>
              <w:tcPr>
                <w:tcW w:w="454" w:type="dxa"/>
              </w:tcPr>
              <w:p w14:paraId="2F5F1FBD"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6F515CD7"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ＭＳ ゴシック"/>
              <w14:uncheckedState w14:val="2610" w14:font="ＭＳ ゴシック"/>
            </w14:checkbox>
          </w:sdtPr>
          <w:sdtContent>
            <w:tc>
              <w:tcPr>
                <w:tcW w:w="451" w:type="dxa"/>
              </w:tcPr>
              <w:p w14:paraId="1F639360"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4A1999AC"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ＭＳ ゴシック"/>
              <w14:uncheckedState w14:val="2610" w14:font="ＭＳ ゴシック"/>
            </w14:checkbox>
          </w:sdtPr>
          <w:sdtContent>
            <w:tc>
              <w:tcPr>
                <w:tcW w:w="454" w:type="dxa"/>
              </w:tcPr>
              <w:p w14:paraId="5329467B"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181C535"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ＭＳ ゴシック"/>
              <w14:uncheckedState w14:val="2610" w14:font="ＭＳ ゴシック"/>
            </w14:checkbox>
          </w:sdtPr>
          <w:sdtContent>
            <w:tc>
              <w:tcPr>
                <w:tcW w:w="454" w:type="dxa"/>
              </w:tcPr>
              <w:p w14:paraId="1A776B02" w14:textId="77777777"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14:paraId="7250DCCD" w14:textId="77777777" w:rsidR="006A77EE" w:rsidRPr="006F6F3B" w:rsidRDefault="006A77EE" w:rsidP="00DF3331">
            <w:pPr>
              <w:spacing w:before="120"/>
              <w:rPr>
                <w:rFonts w:cstheme="minorHAnsi"/>
              </w:rPr>
            </w:pPr>
            <w:r w:rsidRPr="006F6F3B">
              <w:rPr>
                <w:rFonts w:cstheme="minorHAnsi"/>
              </w:rPr>
              <w:t>trifft nicht zu</w:t>
            </w:r>
          </w:p>
        </w:tc>
      </w:tr>
    </w:tbl>
    <w:p w14:paraId="0F1BF45B" w14:textId="77777777" w:rsidR="006A77EE" w:rsidRDefault="006A77EE" w:rsidP="006A77EE">
      <w:pPr>
        <w:spacing w:after="0"/>
        <w:rPr>
          <w:rFonts w:ascii="Calibri" w:eastAsia="Times New Roman" w:hAnsi="Calibri" w:cs="Calibri"/>
          <w:b/>
          <w:bCs/>
          <w:color w:val="000000"/>
          <w:sz w:val="22"/>
          <w:szCs w:val="22"/>
          <w:lang w:eastAsia="de-CH"/>
        </w:rPr>
      </w:pPr>
    </w:p>
    <w:p w14:paraId="3E79F0DE" w14:textId="77777777"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14:paraId="7EB63B25" w14:textId="77777777" w:rsidTr="00DF3331">
        <w:sdt>
          <w:sdtPr>
            <w:rPr>
              <w:rFonts w:cstheme="minorHAnsi"/>
            </w:rPr>
            <w:id w:val="-526796140"/>
            <w14:checkbox>
              <w14:checked w14:val="0"/>
              <w14:checkedState w14:val="2612" w14:font="ＭＳ ゴシック"/>
              <w14:uncheckedState w14:val="2610" w14:font="ＭＳ ゴシック"/>
            </w14:checkbox>
          </w:sdtPr>
          <w:sdtContent>
            <w:tc>
              <w:tcPr>
                <w:tcW w:w="454" w:type="dxa"/>
              </w:tcPr>
              <w:p w14:paraId="671A5C1F"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794D0B8B" w14:textId="77777777"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ＭＳ ゴシック"/>
              <w14:uncheckedState w14:val="2610" w14:font="ＭＳ ゴシック"/>
            </w14:checkbox>
          </w:sdtPr>
          <w:sdtContent>
            <w:tc>
              <w:tcPr>
                <w:tcW w:w="451" w:type="dxa"/>
              </w:tcPr>
              <w:p w14:paraId="1BC0BE1F"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4C4A7105" w14:textId="77777777"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ＭＳ ゴシック"/>
              <w14:uncheckedState w14:val="2610" w14:font="ＭＳ ゴシック"/>
            </w14:checkbox>
          </w:sdtPr>
          <w:sdtContent>
            <w:tc>
              <w:tcPr>
                <w:tcW w:w="454" w:type="dxa"/>
              </w:tcPr>
              <w:p w14:paraId="5EDEAAC6"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1F4A6598" w14:textId="77777777"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ＭＳ ゴシック"/>
              <w14:uncheckedState w14:val="2610" w14:font="ＭＳ ゴシック"/>
            </w14:checkbox>
          </w:sdtPr>
          <w:sdtContent>
            <w:tc>
              <w:tcPr>
                <w:tcW w:w="454" w:type="dxa"/>
              </w:tcPr>
              <w:p w14:paraId="04282EC5" w14:textId="77777777"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14:paraId="1496F809" w14:textId="77777777" w:rsidR="006A77EE" w:rsidRPr="006F6F3B" w:rsidRDefault="006A77EE" w:rsidP="00DF3331">
            <w:pPr>
              <w:spacing w:before="120"/>
              <w:rPr>
                <w:rFonts w:cstheme="minorHAnsi"/>
              </w:rPr>
            </w:pPr>
            <w:r w:rsidRPr="006F6F3B">
              <w:rPr>
                <w:rFonts w:cstheme="minorHAnsi"/>
              </w:rPr>
              <w:t>trifft nicht zu</w:t>
            </w:r>
          </w:p>
        </w:tc>
      </w:tr>
    </w:tbl>
    <w:p w14:paraId="3007FE64" w14:textId="77777777" w:rsidR="000E3E63" w:rsidRDefault="000E3E63" w:rsidP="000E3E63">
      <w:bookmarkStart w:id="68" w:name="_Ref318985154"/>
    </w:p>
    <w:p w14:paraId="3DB71739" w14:textId="77777777" w:rsidR="000E3E63" w:rsidRDefault="000E3E63">
      <w:pPr>
        <w:rPr>
          <w:rFonts w:asciiTheme="majorHAnsi" w:hAnsiTheme="majorHAnsi"/>
          <w:b/>
          <w:color w:val="00629E"/>
          <w:spacing w:val="15"/>
          <w:sz w:val="22"/>
          <w:szCs w:val="22"/>
        </w:rPr>
      </w:pPr>
      <w:r>
        <w:br w:type="page"/>
      </w:r>
    </w:p>
    <w:p w14:paraId="3402B7D4" w14:textId="77777777" w:rsidR="00FF3479" w:rsidRDefault="00FF3479" w:rsidP="00FF3479">
      <w:pPr>
        <w:pStyle w:val="Heading3"/>
      </w:pPr>
      <w:bookmarkStart w:id="69" w:name="_Toc320601252"/>
      <w:r>
        <w:lastRenderedPageBreak/>
        <w:t>Auswertung</w:t>
      </w:r>
      <w:bookmarkEnd w:id="68"/>
      <w:bookmarkEnd w:id="69"/>
    </w:p>
    <w:p w14:paraId="67531CDA" w14:textId="77777777"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14:paraId="7A86B30E" w14:textId="77777777" w:rsidR="00FF3479" w:rsidRDefault="00FF3479" w:rsidP="00FF3479">
      <w:pPr>
        <w:keepNext/>
      </w:pPr>
      <w:r>
        <w:rPr>
          <w:noProof/>
          <w:lang w:val="en-US"/>
        </w:rPr>
        <w:drawing>
          <wp:inline distT="0" distB="0" distL="0" distR="0" wp14:anchorId="76CCF0CF" wp14:editId="2F3F363A">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C901474" w14:textId="77777777" w:rsidR="00FF3479" w:rsidRDefault="00FF3479" w:rsidP="00FF3479">
      <w:pPr>
        <w:pStyle w:val="Caption"/>
      </w:pPr>
      <w:bookmarkStart w:id="70" w:name="_Ref318972729"/>
      <w:r>
        <w:t xml:space="preserve">Abbildung </w:t>
      </w:r>
      <w:fldSimple w:instr=" SEQ Abbildung \* ARABIC ">
        <w:r w:rsidR="005B1EC9">
          <w:rPr>
            <w:noProof/>
          </w:rPr>
          <w:t>8</w:t>
        </w:r>
      </w:fldSimple>
      <w:r>
        <w:t xml:space="preserve"> - Total aller Studiengänge</w:t>
      </w:r>
      <w:bookmarkEnd w:id="70"/>
    </w:p>
    <w:p w14:paraId="5E6D5D10" w14:textId="77777777"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14:paraId="24980E20" w14:textId="77777777"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14:paraId="786296E5" w14:textId="77777777" w:rsidR="00FF3479" w:rsidRDefault="00FF3479" w:rsidP="00FF3479">
      <w:pPr>
        <w:keepNext/>
      </w:pPr>
      <w:r>
        <w:rPr>
          <w:noProof/>
          <w:lang w:val="en-US"/>
        </w:rPr>
        <w:lastRenderedPageBreak/>
        <w:drawing>
          <wp:inline distT="0" distB="0" distL="0" distR="0" wp14:anchorId="271020D2" wp14:editId="30C7D249">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943D503" w14:textId="77777777" w:rsidR="00FF3479" w:rsidRDefault="00FF3479" w:rsidP="00FF3479">
      <w:pPr>
        <w:pStyle w:val="Caption"/>
      </w:pPr>
      <w:bookmarkStart w:id="71" w:name="_Ref318974341"/>
      <w:r>
        <w:t xml:space="preserve">Abbildung </w:t>
      </w:r>
      <w:fldSimple w:instr=" SEQ Abbildung \* ARABIC ">
        <w:r w:rsidR="005B1EC9">
          <w:rPr>
            <w:noProof/>
          </w:rPr>
          <w:t>9</w:t>
        </w:r>
      </w:fldSimple>
      <w:r>
        <w:t xml:space="preserve"> - Vergleich der Studiengänge</w:t>
      </w:r>
      <w:bookmarkEnd w:id="71"/>
    </w:p>
    <w:p w14:paraId="3A4FBDD0" w14:textId="77777777" w:rsidR="00FF3479" w:rsidRDefault="00FF3479" w:rsidP="00FF3479">
      <w:r>
        <w:t>Alle ausgefüllten Fragebögen sind im Anhang (TODO) zu finden. Im selben Kapitel befindet sich auch die ausführliche Auswertung der Bögen pro Abteilung mit Unterscheidung der Antworten nach Semester.</w:t>
      </w:r>
    </w:p>
    <w:p w14:paraId="2031B9CB" w14:textId="77777777" w:rsidR="00FF3479" w:rsidRDefault="00FF3479" w:rsidP="00FF3479">
      <w:pPr>
        <w:pStyle w:val="Heading3"/>
      </w:pPr>
      <w:bookmarkStart w:id="72" w:name="_Toc320601253"/>
      <w:r>
        <w:t>Fazit</w:t>
      </w:r>
      <w:bookmarkEnd w:id="72"/>
    </w:p>
    <w:p w14:paraId="2EB1636F" w14:textId="77777777"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14:paraId="66406620" w14:textId="77777777"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14:paraId="4F9ABA6F" w14:textId="77777777"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14:paraId="7DEF01DF" w14:textId="77777777"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14:paraId="5527C823" w14:textId="77777777" w:rsidR="007F1ABA" w:rsidRDefault="00FF3479" w:rsidP="00FF3479">
      <w:r>
        <w:t xml:space="preserve">Diese Ideen sollen die </w:t>
      </w:r>
      <w:r w:rsidRPr="00A30DEF">
        <w:t>Akzeptanz des Videos</w:t>
      </w:r>
      <w:r>
        <w:t xml:space="preserve"> steigern.</w:t>
      </w:r>
    </w:p>
    <w:p w14:paraId="7235D7EE" w14:textId="77777777" w:rsidR="002B287A" w:rsidRDefault="002B287A" w:rsidP="00FF3479">
      <w:pPr>
        <w:rPr>
          <w:rFonts w:asciiTheme="majorHAnsi" w:hAnsiTheme="majorHAnsi"/>
          <w:color w:val="00629E"/>
          <w:spacing w:val="15"/>
          <w:sz w:val="22"/>
          <w:szCs w:val="22"/>
        </w:rPr>
      </w:pPr>
      <w:r>
        <w:t>Zum jetzigen Zeitpunkt konzentriert sich die Arbeit jedoch nur auf die Po</w:t>
      </w:r>
      <w:r w:rsidR="00077CD5">
        <w:t>ster ohne Video oder dynamische</w:t>
      </w:r>
      <w:r>
        <w:t xml:space="preserve"> Elemente. </w:t>
      </w:r>
      <w:r w:rsidR="00077CD5">
        <w:t xml:space="preserve">Der Fragebogen zeigt auch auf, dass die Personen, welche sich nicht für die Poster interessieren, </w:t>
      </w:r>
      <w:r w:rsidR="00706E08">
        <w:t xml:space="preserve">durch andere Inhalte der Wall </w:t>
      </w:r>
      <w:r w:rsidR="00A91C80">
        <w:t>an</w:t>
      </w:r>
      <w:r w:rsidR="00706E08">
        <w:t>gelockt werden müssen.</w:t>
      </w:r>
    </w:p>
    <w:p w14:paraId="16A9B0E9" w14:textId="77777777" w:rsidR="006A77EE" w:rsidRDefault="006A77EE">
      <w:pPr>
        <w:rPr>
          <w:rFonts w:asciiTheme="majorHAnsi" w:hAnsiTheme="majorHAnsi"/>
          <w:b/>
          <w:color w:val="FFFFFF" w:themeColor="background1"/>
          <w:spacing w:val="15"/>
          <w:sz w:val="24"/>
          <w:szCs w:val="22"/>
        </w:rPr>
      </w:pPr>
      <w:r>
        <w:br w:type="page"/>
      </w:r>
    </w:p>
    <w:p w14:paraId="06F4A068" w14:textId="77777777" w:rsidR="008D093B" w:rsidRDefault="006D5308" w:rsidP="008D093B">
      <w:pPr>
        <w:pStyle w:val="Heading2"/>
      </w:pPr>
      <w:bookmarkStart w:id="73" w:name="_Toc320601254"/>
      <w:r>
        <w:lastRenderedPageBreak/>
        <w:t xml:space="preserve">Rollen &amp; </w:t>
      </w:r>
      <w:r w:rsidR="008D093B">
        <w:t>Personas</w:t>
      </w:r>
      <w:bookmarkEnd w:id="73"/>
    </w:p>
    <w:p w14:paraId="71BA6D60" w14:textId="77777777" w:rsidR="00CD6A15" w:rsidRDefault="00CD6A15" w:rsidP="00CD6A15">
      <w:pPr>
        <w:pStyle w:val="Heading3"/>
      </w:pPr>
      <w:bookmarkStart w:id="74" w:name="_Toc320601255"/>
      <w:r>
        <w:t>Rollen</w:t>
      </w:r>
      <w:bookmarkEnd w:id="74"/>
    </w:p>
    <w:p w14:paraId="1802F38A" w14:textId="77777777" w:rsidR="00797506" w:rsidRDefault="004562A2" w:rsidP="00957BD4">
      <w:r>
        <w:t>Für das Projekt ergeben sich insgesamt vier Rollen</w:t>
      </w:r>
      <w:r w:rsidR="00797506">
        <w:t>:</w:t>
      </w:r>
    </w:p>
    <w:p w14:paraId="4445ABC1" w14:textId="77777777"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14:paraId="3FDAF4EA" w14:textId="77777777"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14:paraId="4DF27AC4" w14:textId="77777777"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14:paraId="6A5C8F29" w14:textId="77777777" w:rsidR="004562A2" w:rsidRDefault="001E0928" w:rsidP="00957BD4">
      <w:r>
        <w:t>Ferner besteht die Rolle der</w:t>
      </w:r>
      <w:r w:rsidRPr="00AB2906">
        <w:t xml:space="preserve"> Sekretärin, die </w:t>
      </w:r>
      <w:proofErr w:type="spellStart"/>
      <w:r w:rsidRPr="00AB2906">
        <w:t>die</w:t>
      </w:r>
      <w:proofErr w:type="spellEnd"/>
      <w:r>
        <w:t xml:space="preserve"> Bachelor- und Masterposter</w:t>
      </w:r>
      <w:r w:rsidRPr="00AB2906">
        <w:t xml:space="preserve"> und andere Inhalte</w:t>
      </w:r>
      <w:r>
        <w:t xml:space="preserve"> der Video Wall</w:t>
      </w:r>
      <w:r w:rsidRPr="00AB2906">
        <w:t xml:space="preserve"> verwaltet.</w:t>
      </w:r>
    </w:p>
    <w:p w14:paraId="7BED0F8D" w14:textId="77777777" w:rsidR="00CD6A15" w:rsidRPr="004562A2" w:rsidRDefault="00CD6A15" w:rsidP="00CD6A15">
      <w:pPr>
        <w:pStyle w:val="Heading3"/>
      </w:pPr>
      <w:bookmarkStart w:id="75" w:name="_Toc320601256"/>
      <w:r>
        <w:t>Personas</w:t>
      </w:r>
      <w:bookmarkEnd w:id="75"/>
    </w:p>
    <w:p w14:paraId="507A977F" w14:textId="77777777"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14:paraId="0A12C5F9" w14:textId="77777777" w:rsidR="008D093B" w:rsidRDefault="008D093B" w:rsidP="008D093B">
      <w:pPr>
        <w:pStyle w:val="ListParagraph"/>
        <w:numPr>
          <w:ilvl w:val="0"/>
          <w:numId w:val="17"/>
        </w:numPr>
      </w:pPr>
      <w:r>
        <w:t xml:space="preserve">Interesse </w:t>
      </w:r>
      <w:r w:rsidR="004033A6">
        <w:t>an den Postern</w:t>
      </w:r>
    </w:p>
    <w:p w14:paraId="0D4184FA" w14:textId="77777777" w:rsidR="008D093B" w:rsidRDefault="008D093B" w:rsidP="008D093B">
      <w:pPr>
        <w:pStyle w:val="ListParagraph"/>
        <w:numPr>
          <w:ilvl w:val="0"/>
          <w:numId w:val="17"/>
        </w:numPr>
      </w:pPr>
      <w:r>
        <w:t>Wert der Präsentation</w:t>
      </w:r>
    </w:p>
    <w:p w14:paraId="2597220B" w14:textId="77777777" w:rsidR="008D093B" w:rsidRDefault="008D093B" w:rsidP="008D093B">
      <w:pPr>
        <w:pStyle w:val="ListParagraph"/>
        <w:numPr>
          <w:ilvl w:val="0"/>
          <w:numId w:val="17"/>
        </w:numPr>
      </w:pPr>
      <w:r>
        <w:t>Zeitaufwand</w:t>
      </w:r>
      <w:r w:rsidR="002B61C4">
        <w:t xml:space="preserve"> für das Lesen</w:t>
      </w:r>
    </w:p>
    <w:p w14:paraId="3201D4D1" w14:textId="77777777" w:rsidR="008D093B" w:rsidRPr="00990D45" w:rsidRDefault="008D093B" w:rsidP="008D093B">
      <w:pPr>
        <w:pStyle w:val="ListParagraph"/>
        <w:numPr>
          <w:ilvl w:val="0"/>
          <w:numId w:val="17"/>
        </w:numPr>
      </w:pPr>
      <w:r>
        <w:t>Qualität der Poster/Broschüre</w:t>
      </w:r>
    </w:p>
    <w:p w14:paraId="0B4E2115" w14:textId="77777777" w:rsidR="008D093B" w:rsidRDefault="00D54B94" w:rsidP="008D093B">
      <w:r>
        <w:rPr>
          <w:noProof/>
          <w:lang w:val="en-US"/>
        </w:rPr>
        <mc:AlternateContent>
          <mc:Choice Requires="wps">
            <w:drawing>
              <wp:anchor distT="0" distB="0" distL="114300" distR="114300" simplePos="0" relativeHeight="251662336" behindDoc="0" locked="0" layoutInCell="1" allowOverlap="1" wp14:anchorId="7CDB049F" wp14:editId="794D3A40">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14:paraId="634DF044" w14:textId="77777777" w:rsidR="00221D28" w:rsidRPr="00082E30" w:rsidRDefault="00221D28"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FE1F6A" w:rsidRPr="00082E30" w:rsidRDefault="00FE1F6A" w:rsidP="008D093B">
                      <w:pPr>
                        <w:jc w:val="center"/>
                      </w:pPr>
                      <w:r>
                        <w:t>Hat Interesse an den Postern</w:t>
                      </w: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22C09812" wp14:editId="5196B6E4">
                <wp:simplePos x="0" y="0"/>
                <wp:positionH relativeFrom="column">
                  <wp:posOffset>2824480</wp:posOffset>
                </wp:positionH>
                <wp:positionV relativeFrom="paragraph">
                  <wp:posOffset>165100</wp:posOffset>
                </wp:positionV>
                <wp:extent cx="1152525" cy="6159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615950"/>
                        </a:xfrm>
                        <a:prstGeom prst="rect">
                          <a:avLst/>
                        </a:prstGeom>
                        <a:noFill/>
                        <a:ln w="9525">
                          <a:noFill/>
                          <a:miter lim="800000"/>
                          <a:headEnd/>
                          <a:tailEnd/>
                        </a:ln>
                      </wps:spPr>
                      <wps:txbx>
                        <w:txbxContent>
                          <w:p w14:paraId="705AD84B" w14:textId="77777777" w:rsidR="00221D28" w:rsidRPr="00082E30" w:rsidRDefault="00221D28"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FE1F6A" w:rsidRPr="00082E30" w:rsidRDefault="00FE1F6A" w:rsidP="008D093B">
                      <w:pPr>
                        <w:jc w:val="center"/>
                      </w:pPr>
                      <w:r w:rsidRPr="00D54B94">
                        <w:t>Bewerte</w:t>
                      </w:r>
                      <w:r>
                        <w:t>t</w:t>
                      </w:r>
                      <w:r w:rsidRPr="00D54B94">
                        <w:t xml:space="preserve"> Poster/Broschüre als qualitativ gut</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1DF32631" wp14:editId="140CE5B8">
                <wp:simplePos x="0" y="0"/>
                <wp:positionH relativeFrom="column">
                  <wp:posOffset>2005330</wp:posOffset>
                </wp:positionH>
                <wp:positionV relativeFrom="paragraph">
                  <wp:posOffset>165100</wp:posOffset>
                </wp:positionV>
                <wp:extent cx="923925" cy="61595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15950"/>
                        </a:xfrm>
                        <a:prstGeom prst="rect">
                          <a:avLst/>
                        </a:prstGeom>
                        <a:noFill/>
                        <a:ln w="9525">
                          <a:noFill/>
                          <a:miter lim="800000"/>
                          <a:headEnd/>
                          <a:tailEnd/>
                        </a:ln>
                      </wps:spPr>
                      <wps:txbx>
                        <w:txbxContent>
                          <w:p w14:paraId="7D52A81C" w14:textId="77777777" w:rsidR="00221D28" w:rsidRPr="00082E30" w:rsidRDefault="00221D28"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FE1F6A" w:rsidRPr="00082E30" w:rsidRDefault="00FE1F6A" w:rsidP="008D093B">
                      <w:pPr>
                        <w:jc w:val="center"/>
                      </w:pPr>
                      <w:r w:rsidRPr="00D54B94">
                        <w:t>Finde</w:t>
                      </w:r>
                      <w:r>
                        <w:t>t</w:t>
                      </w:r>
                      <w:r w:rsidRPr="00D54B94">
                        <w:t xml:space="preserve"> Lesen der Poster zu zeitaufwändig</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4DD574FF" wp14:editId="10F63A79">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14:paraId="401EF8EF" w14:textId="77777777" w:rsidR="00221D28" w:rsidRPr="00082E30" w:rsidRDefault="00221D28"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FE1F6A" w:rsidRPr="00082E30" w:rsidRDefault="00FE1F6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14:paraId="4F57DD39" w14:textId="77777777" w:rsidR="008D093B" w:rsidRDefault="008D093B" w:rsidP="008D093B">
      <w:r>
        <w:rPr>
          <w:noProof/>
          <w:lang w:val="en-US"/>
        </w:rPr>
        <w:drawing>
          <wp:inline distT="0" distB="0" distL="0" distR="0" wp14:anchorId="512DF3A5" wp14:editId="6AE8E9EA">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8CEAF31" w14:textId="77777777" w:rsidR="00543751" w:rsidRPr="00543751" w:rsidRDefault="008D093B" w:rsidP="00543751">
      <w:pPr>
        <w:pStyle w:val="Caption"/>
      </w:pPr>
      <w:bookmarkStart w:id="76" w:name="_Ref319422492"/>
      <w:r>
        <w:t xml:space="preserve">Abbildung </w:t>
      </w:r>
      <w:fldSimple w:instr=" SEQ Abbildung \* ARABIC ">
        <w:r w:rsidR="005B1EC9">
          <w:rPr>
            <w:noProof/>
          </w:rPr>
          <w:t>10</w:t>
        </w:r>
      </w:fldSimple>
      <w:r>
        <w:t xml:space="preserve"> </w:t>
      </w:r>
      <w:r w:rsidR="00543751">
        <w:t>–</w:t>
      </w:r>
      <w:r>
        <w:t xml:space="preserve"> Meinungsverteilung</w:t>
      </w:r>
      <w:bookmarkEnd w:id="76"/>
    </w:p>
    <w:p w14:paraId="2C23E2B0" w14:textId="77777777"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proofErr w:type="spellStart"/>
      <w:r w:rsidR="00797506">
        <w:t>Students</w:t>
      </w:r>
      <w:proofErr w:type="spellEnd"/>
      <w:r w:rsidR="00797506">
        <w:t>, welcher</w:t>
      </w:r>
      <w:r w:rsidR="00945AD5">
        <w:t xml:space="preserve"> Poster liest</w:t>
      </w:r>
      <w:r w:rsidR="00797506">
        <w:t>,</w:t>
      </w:r>
      <w:r w:rsidR="00945AD5">
        <w:t xml:space="preserve"> zwei Personas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14:paraId="77BC4563" w14:textId="77777777" w:rsidR="008D093B" w:rsidRDefault="008D093B" w:rsidP="00007AA8">
      <w:pPr>
        <w:pStyle w:val="Heading4"/>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14:paraId="361CEF4C" w14:textId="77777777" w:rsidTr="00CF1057">
        <w:tc>
          <w:tcPr>
            <w:tcW w:w="3652" w:type="dxa"/>
          </w:tcPr>
          <w:p w14:paraId="0CBEE3CD" w14:textId="77777777" w:rsidR="008D093B" w:rsidRDefault="008D093B" w:rsidP="00DF3331">
            <w:r>
              <w:t xml:space="preserve">Peter </w:t>
            </w:r>
            <w:proofErr w:type="spellStart"/>
            <w:r>
              <w:t>Posterleser</w:t>
            </w:r>
            <w:proofErr w:type="spellEnd"/>
          </w:p>
        </w:tc>
        <w:tc>
          <w:tcPr>
            <w:tcW w:w="5560" w:type="dxa"/>
          </w:tcPr>
          <w:p w14:paraId="1235D444" w14:textId="77777777" w:rsidR="008D093B" w:rsidRDefault="008D093B" w:rsidP="00DF3331"/>
        </w:tc>
      </w:tr>
      <w:tr w:rsidR="008D093B" w14:paraId="05C696E1" w14:textId="77777777" w:rsidTr="00CF1057">
        <w:tc>
          <w:tcPr>
            <w:tcW w:w="3652" w:type="dxa"/>
          </w:tcPr>
          <w:p w14:paraId="0F15121A" w14:textId="77777777" w:rsidR="008D093B" w:rsidRDefault="000E3E63" w:rsidP="00DF3331">
            <w:r>
              <w:rPr>
                <w:noProof/>
                <w:lang w:val="en-US"/>
              </w:rPr>
              <w:drawing>
                <wp:inline distT="0" distB="0" distL="0" distR="0" wp14:anchorId="0462A235" wp14:editId="56F589D1">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0"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14:paraId="36641A9B" w14:textId="77777777" w:rsidR="000E3E63" w:rsidRDefault="000E3E63" w:rsidP="000E3E63">
            <w:pPr>
              <w:pStyle w:val="Caption"/>
            </w:pPr>
            <w:r>
              <w:t xml:space="preserve">Abbildung </w:t>
            </w:r>
            <w:fldSimple w:instr=" SEQ Abbildung \* ARABIC ">
              <w:r w:rsidR="005B1EC9">
                <w:rPr>
                  <w:noProof/>
                </w:rPr>
                <w:t>11</w:t>
              </w:r>
            </w:fldSimple>
            <w:r>
              <w:t xml:space="preserve"> - Peter </w:t>
            </w:r>
            <w:proofErr w:type="spellStart"/>
            <w:r>
              <w:t>Posterleser</w:t>
            </w:r>
            <w:proofErr w:type="spellEnd"/>
            <w:r>
              <w:t>, Bildquelle: www.office.com</w:t>
            </w:r>
          </w:p>
        </w:tc>
        <w:tc>
          <w:tcPr>
            <w:tcW w:w="5560" w:type="dxa"/>
          </w:tcPr>
          <w:p w14:paraId="395D77C3" w14:textId="77777777" w:rsidR="008D093B" w:rsidRPr="00B55C16" w:rsidRDefault="008D093B" w:rsidP="00DF3331">
            <w:pPr>
              <w:rPr>
                <w:b/>
              </w:rPr>
            </w:pPr>
            <w:r w:rsidRPr="00B55C16">
              <w:rPr>
                <w:b/>
              </w:rPr>
              <w:t>Kurzprofil</w:t>
            </w:r>
          </w:p>
          <w:p w14:paraId="51C84A4E" w14:textId="77777777" w:rsidR="008D093B" w:rsidRDefault="008D093B" w:rsidP="00DF3331"/>
          <w:p w14:paraId="0BD783B5" w14:textId="77777777" w:rsidR="008D093B" w:rsidRDefault="008D093B" w:rsidP="00DF3331">
            <w:r>
              <w:t>HSR Student im 6. Semester, Studiengang Maschinenbau</w:t>
            </w:r>
          </w:p>
          <w:p w14:paraId="65E46369" w14:textId="77777777" w:rsidR="008D093B" w:rsidRDefault="008D093B" w:rsidP="00DF3331">
            <w:r>
              <w:t>25 Jahre</w:t>
            </w:r>
          </w:p>
        </w:tc>
      </w:tr>
      <w:tr w:rsidR="008D093B" w14:paraId="48403749" w14:textId="77777777" w:rsidTr="00CF1057">
        <w:tc>
          <w:tcPr>
            <w:tcW w:w="3652" w:type="dxa"/>
          </w:tcPr>
          <w:p w14:paraId="2E96E026" w14:textId="77777777" w:rsidR="008D093B" w:rsidRDefault="008D093B" w:rsidP="00DF3331">
            <w:r>
              <w:t>Arbeitskontext (Lärm, Unterbrüche, Regeln)</w:t>
            </w:r>
          </w:p>
        </w:tc>
        <w:tc>
          <w:tcPr>
            <w:tcW w:w="5560" w:type="dxa"/>
          </w:tcPr>
          <w:p w14:paraId="6D21E44C" w14:textId="77777777"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14:paraId="1462A13F" w14:textId="77777777" w:rsidTr="00CF1057">
        <w:tc>
          <w:tcPr>
            <w:tcW w:w="3652" w:type="dxa"/>
          </w:tcPr>
          <w:p w14:paraId="6295D923" w14:textId="77777777" w:rsidR="008D093B" w:rsidRDefault="008D093B" w:rsidP="00DF3331">
            <w:r>
              <w:t>Persönlichkeit &amp; Vorlieben</w:t>
            </w:r>
          </w:p>
        </w:tc>
        <w:tc>
          <w:tcPr>
            <w:tcW w:w="5560" w:type="dxa"/>
          </w:tcPr>
          <w:p w14:paraId="29B809F4" w14:textId="77777777"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14:paraId="48F03A7A" w14:textId="77777777" w:rsidTr="00CF1057">
        <w:tc>
          <w:tcPr>
            <w:tcW w:w="3652" w:type="dxa"/>
          </w:tcPr>
          <w:p w14:paraId="26D0ABEE" w14:textId="77777777" w:rsidR="008D093B" w:rsidRDefault="008D093B" w:rsidP="00DF3331">
            <w:r>
              <w:t>Vorkenntnisse &amp; Lernen (Computer, Domain)</w:t>
            </w:r>
          </w:p>
        </w:tc>
        <w:tc>
          <w:tcPr>
            <w:tcW w:w="5560" w:type="dxa"/>
          </w:tcPr>
          <w:p w14:paraId="2E608C39" w14:textId="77777777" w:rsidR="008D093B" w:rsidRDefault="008D093B" w:rsidP="00DF3331">
            <w:r>
              <w:t>Durch sein Studium kennt sich Peter zwar gut mit Computern aus, jedoch nicht mit Kinect. Er ist aber neuen Technologien gegenüber offen und würde diese auch gerne ausprobieren.</w:t>
            </w:r>
          </w:p>
        </w:tc>
      </w:tr>
      <w:tr w:rsidR="008D093B" w14:paraId="152CB34D" w14:textId="77777777" w:rsidTr="00CF1057">
        <w:tc>
          <w:tcPr>
            <w:tcW w:w="3652" w:type="dxa"/>
          </w:tcPr>
          <w:p w14:paraId="43003702" w14:textId="77777777" w:rsidR="008D093B" w:rsidRDefault="008D093B" w:rsidP="00DF3331">
            <w:r>
              <w:t>Eigenschaften / Verhaltensvariablen</w:t>
            </w:r>
          </w:p>
        </w:tc>
        <w:tc>
          <w:tcPr>
            <w:tcW w:w="5560" w:type="dxa"/>
          </w:tcPr>
          <w:p w14:paraId="7A4B15A6" w14:textId="77777777" w:rsidR="008D093B" w:rsidRDefault="00543751" w:rsidP="00543751">
            <w:pPr>
              <w:pStyle w:val="ListParagraph"/>
              <w:numPr>
                <w:ilvl w:val="0"/>
                <w:numId w:val="18"/>
              </w:numPr>
            </w:pPr>
            <w:r w:rsidRPr="00543751">
              <w:t>Hat Interesse an den Postern</w:t>
            </w:r>
            <w:r w:rsidR="0075292B">
              <w:t xml:space="preserve">: </w:t>
            </w:r>
            <w:r>
              <w:t>Trifft zu</w:t>
            </w:r>
          </w:p>
          <w:p w14:paraId="2D8A7DE9" w14:textId="77777777" w:rsidR="008D093B" w:rsidRDefault="00543751" w:rsidP="00543751">
            <w:pPr>
              <w:pStyle w:val="ListParagraph"/>
              <w:numPr>
                <w:ilvl w:val="0"/>
                <w:numId w:val="18"/>
              </w:numPr>
            </w:pPr>
            <w:r w:rsidRPr="00543751">
              <w:t>Empfindet Präsentation als wertvoll</w:t>
            </w:r>
            <w:r w:rsidR="0075292B">
              <w:t xml:space="preserve">: </w:t>
            </w:r>
            <w:r>
              <w:t>Trifft zu</w:t>
            </w:r>
          </w:p>
          <w:p w14:paraId="350D302F" w14:textId="77777777" w:rsidR="008D093B" w:rsidRDefault="00543751" w:rsidP="00543751">
            <w:pPr>
              <w:pStyle w:val="ListParagraph"/>
              <w:numPr>
                <w:ilvl w:val="0"/>
                <w:numId w:val="18"/>
              </w:numPr>
            </w:pPr>
            <w:r w:rsidRPr="00543751">
              <w:t>Bewertet Poster/Broschüre als qualitativ gut</w:t>
            </w:r>
            <w:r w:rsidR="004C5145">
              <w:t xml:space="preserve">: </w:t>
            </w:r>
            <w:r>
              <w:t>Trifft zu</w:t>
            </w:r>
          </w:p>
          <w:p w14:paraId="55FE3B10" w14:textId="77777777" w:rsidR="002D026B" w:rsidRDefault="00543751" w:rsidP="00543751">
            <w:pPr>
              <w:pStyle w:val="ListParagraph"/>
              <w:numPr>
                <w:ilvl w:val="0"/>
                <w:numId w:val="18"/>
              </w:numPr>
            </w:pPr>
            <w:r w:rsidRPr="00543751">
              <w:t>Findet Lesen der Poster zu zeitaufwändig</w:t>
            </w:r>
            <w:r>
              <w:t>: Trifft nicht zu</w:t>
            </w:r>
          </w:p>
        </w:tc>
      </w:tr>
      <w:tr w:rsidR="008D093B" w14:paraId="3C9F8982" w14:textId="77777777" w:rsidTr="00CF1057">
        <w:tc>
          <w:tcPr>
            <w:tcW w:w="3652" w:type="dxa"/>
          </w:tcPr>
          <w:p w14:paraId="6EE74652" w14:textId="77777777" w:rsidR="008D093B" w:rsidRDefault="008D093B" w:rsidP="00DF3331">
            <w:r>
              <w:t>Ziele</w:t>
            </w:r>
          </w:p>
        </w:tc>
        <w:tc>
          <w:tcPr>
            <w:tcW w:w="5560" w:type="dxa"/>
          </w:tcPr>
          <w:p w14:paraId="39819E37" w14:textId="77777777" w:rsidR="008D093B" w:rsidRDefault="008D093B" w:rsidP="00DF3331">
            <w:pPr>
              <w:pStyle w:val="ListParagraph"/>
              <w:numPr>
                <w:ilvl w:val="0"/>
                <w:numId w:val="19"/>
              </w:numPr>
            </w:pPr>
            <w:r>
              <w:t>Sich über andere Arbeiten informieren</w:t>
            </w:r>
          </w:p>
        </w:tc>
      </w:tr>
    </w:tbl>
    <w:p w14:paraId="4F6B1EC9" w14:textId="77777777" w:rsidR="00D54B94" w:rsidRDefault="008D093B" w:rsidP="00D54B94">
      <w:pPr>
        <w:pStyle w:val="Heading5"/>
      </w:pPr>
      <w:r>
        <w:t>Ist-Szenario-1</w:t>
      </w:r>
    </w:p>
    <w:p w14:paraId="5B88E7B3" w14:textId="77777777"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14:paraId="2E2DA056" w14:textId="77777777" w:rsidR="008D093B" w:rsidRDefault="008D093B" w:rsidP="00007AA8">
      <w:pPr>
        <w:pStyle w:val="Heading5"/>
      </w:pPr>
      <w:r>
        <w:t>Soll-Szenario-1</w:t>
      </w:r>
    </w:p>
    <w:p w14:paraId="276CC2B5" w14:textId="77777777"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14:paraId="12766DD4" w14:textId="77777777" w:rsidR="008D093B" w:rsidRDefault="008D093B" w:rsidP="00007AA8">
      <w:pPr>
        <w:pStyle w:val="Heading5"/>
      </w:pPr>
      <w:r>
        <w:t>Ist-Szenario-2</w:t>
      </w:r>
    </w:p>
    <w:p w14:paraId="646009D9" w14:textId="77777777"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14:paraId="5366ADA3" w14:textId="77777777" w:rsidR="008D093B" w:rsidRDefault="008D093B" w:rsidP="00007AA8">
      <w:pPr>
        <w:pStyle w:val="Heading5"/>
      </w:pPr>
      <w:r>
        <w:t>Soll-Szenario-2</w:t>
      </w:r>
    </w:p>
    <w:p w14:paraId="25201DF5" w14:textId="77777777"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14:paraId="5C2A0E61" w14:textId="77777777"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14:paraId="7B9C8DCB" w14:textId="77777777" w:rsidTr="00E132BF">
        <w:tc>
          <w:tcPr>
            <w:tcW w:w="3369" w:type="dxa"/>
          </w:tcPr>
          <w:p w14:paraId="547678ED" w14:textId="77777777" w:rsidR="007960B3" w:rsidRDefault="007960B3" w:rsidP="00DF3331">
            <w:r>
              <w:t>Noemi Nichtinteressiert</w:t>
            </w:r>
          </w:p>
        </w:tc>
        <w:tc>
          <w:tcPr>
            <w:tcW w:w="5843" w:type="dxa"/>
          </w:tcPr>
          <w:p w14:paraId="600A0632" w14:textId="77777777" w:rsidR="007960B3" w:rsidRDefault="007960B3" w:rsidP="00DF3331"/>
        </w:tc>
      </w:tr>
      <w:tr w:rsidR="007960B3" w14:paraId="03CC404F" w14:textId="77777777" w:rsidTr="00E132BF">
        <w:tc>
          <w:tcPr>
            <w:tcW w:w="3369" w:type="dxa"/>
          </w:tcPr>
          <w:p w14:paraId="3FF89896" w14:textId="77777777" w:rsidR="00E132BF" w:rsidRDefault="00E132BF" w:rsidP="00E132BF">
            <w:r>
              <w:rPr>
                <w:noProof/>
                <w:lang w:val="en-US"/>
              </w:rPr>
              <w:drawing>
                <wp:inline distT="0" distB="0" distL="0" distR="0" wp14:anchorId="24B50A78" wp14:editId="505F548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1">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14:paraId="3F028570" w14:textId="77777777"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14:paraId="5EC5F672" w14:textId="77777777" w:rsidR="007960B3" w:rsidRPr="00B55C16" w:rsidRDefault="007960B3" w:rsidP="00DF3331">
            <w:pPr>
              <w:rPr>
                <w:b/>
              </w:rPr>
            </w:pPr>
            <w:r w:rsidRPr="00B55C16">
              <w:rPr>
                <w:b/>
              </w:rPr>
              <w:t>Kurzprofil</w:t>
            </w:r>
          </w:p>
          <w:p w14:paraId="6B8C6EAB" w14:textId="77777777" w:rsidR="007960B3" w:rsidRDefault="007960B3" w:rsidP="00DF3331"/>
          <w:p w14:paraId="057E8E9C" w14:textId="77777777" w:rsidR="007960B3" w:rsidRDefault="007960B3" w:rsidP="00DF3331">
            <w:r>
              <w:t xml:space="preserve">HSR Studentin im 4. Semester, Studiengang Raumplanung </w:t>
            </w:r>
          </w:p>
          <w:p w14:paraId="6331AD25" w14:textId="77777777" w:rsidR="007960B3" w:rsidRDefault="007960B3" w:rsidP="00DF3331">
            <w:r>
              <w:t>23 Jahre</w:t>
            </w:r>
          </w:p>
        </w:tc>
      </w:tr>
      <w:tr w:rsidR="007960B3" w14:paraId="0837287C" w14:textId="77777777" w:rsidTr="00E132BF">
        <w:tc>
          <w:tcPr>
            <w:tcW w:w="3369" w:type="dxa"/>
          </w:tcPr>
          <w:p w14:paraId="4DCBBE56" w14:textId="77777777" w:rsidR="007960B3" w:rsidRDefault="007960B3" w:rsidP="00DF3331">
            <w:r>
              <w:t>Arbeitskontext (Lärm, Unterbrüche, Regeln)</w:t>
            </w:r>
          </w:p>
        </w:tc>
        <w:tc>
          <w:tcPr>
            <w:tcW w:w="5843" w:type="dxa"/>
          </w:tcPr>
          <w:p w14:paraId="1C51C675" w14:textId="77777777"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w:t>
            </w:r>
            <w:proofErr w:type="spellStart"/>
            <w:r>
              <w:t>Badge</w:t>
            </w:r>
            <w:proofErr w:type="spellEnd"/>
            <w:r>
              <w:t xml:space="preserve"> aufzuladen oder sich am Empfang zu informieren. </w:t>
            </w:r>
          </w:p>
        </w:tc>
      </w:tr>
      <w:tr w:rsidR="007960B3" w14:paraId="33F7E173" w14:textId="77777777" w:rsidTr="00E132BF">
        <w:tc>
          <w:tcPr>
            <w:tcW w:w="3369" w:type="dxa"/>
          </w:tcPr>
          <w:p w14:paraId="4718D671" w14:textId="77777777" w:rsidR="007960B3" w:rsidRDefault="007960B3" w:rsidP="00DF3331">
            <w:r>
              <w:lastRenderedPageBreak/>
              <w:t>Persönlichkeit &amp; Vorlieben</w:t>
            </w:r>
          </w:p>
        </w:tc>
        <w:tc>
          <w:tcPr>
            <w:tcW w:w="5843" w:type="dxa"/>
          </w:tcPr>
          <w:p w14:paraId="1EE78C23" w14:textId="77777777"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14:paraId="011A0EAC" w14:textId="77777777" w:rsidTr="00E132BF">
        <w:tc>
          <w:tcPr>
            <w:tcW w:w="3369" w:type="dxa"/>
          </w:tcPr>
          <w:p w14:paraId="4790BE3C" w14:textId="77777777" w:rsidR="007960B3" w:rsidRDefault="007960B3" w:rsidP="00DF3331">
            <w:r>
              <w:t>Vorkenntnisse &amp; Lernen (Computer, Domain)</w:t>
            </w:r>
          </w:p>
        </w:tc>
        <w:tc>
          <w:tcPr>
            <w:tcW w:w="5843" w:type="dxa"/>
          </w:tcPr>
          <w:p w14:paraId="16DEEC40" w14:textId="77777777" w:rsidR="007960B3" w:rsidRDefault="007960B3" w:rsidP="00DF3331">
            <w:r>
              <w:t>Noemi besitzt grundlegende Computerkenntnisse, hat aber noch nie von Kinect gehört.</w:t>
            </w:r>
          </w:p>
        </w:tc>
      </w:tr>
      <w:tr w:rsidR="007960B3" w14:paraId="12AA4FCF" w14:textId="77777777" w:rsidTr="00E132BF">
        <w:tc>
          <w:tcPr>
            <w:tcW w:w="3369" w:type="dxa"/>
          </w:tcPr>
          <w:p w14:paraId="5FB19188" w14:textId="77777777" w:rsidR="007960B3" w:rsidRDefault="007960B3" w:rsidP="00DF3331">
            <w:r>
              <w:t>Eigenschaften / Verhaltensvariablen</w:t>
            </w:r>
          </w:p>
        </w:tc>
        <w:tc>
          <w:tcPr>
            <w:tcW w:w="5843" w:type="dxa"/>
          </w:tcPr>
          <w:p w14:paraId="3A28FF53" w14:textId="77777777" w:rsidR="007960B3" w:rsidRDefault="00855938" w:rsidP="00855938">
            <w:pPr>
              <w:pStyle w:val="ListParagraph"/>
              <w:numPr>
                <w:ilvl w:val="0"/>
                <w:numId w:val="18"/>
              </w:numPr>
            </w:pPr>
            <w:r w:rsidRPr="00855938">
              <w:t>Hat Interesse an den Postern</w:t>
            </w:r>
            <w:r w:rsidR="00291BCC">
              <w:t xml:space="preserve">: </w:t>
            </w:r>
            <w:r>
              <w:t>Trifft nicht zu</w:t>
            </w:r>
          </w:p>
          <w:p w14:paraId="51D7EE31" w14:textId="77777777" w:rsidR="007960B3" w:rsidRDefault="00855938" w:rsidP="00855938">
            <w:pPr>
              <w:pStyle w:val="ListParagraph"/>
              <w:numPr>
                <w:ilvl w:val="0"/>
                <w:numId w:val="18"/>
              </w:numPr>
            </w:pPr>
            <w:r w:rsidRPr="00855938">
              <w:t>Empfindet Präsentation als wertvoll</w:t>
            </w:r>
            <w:r>
              <w:t>: Trifft nicht zu</w:t>
            </w:r>
          </w:p>
          <w:p w14:paraId="63D99BE0" w14:textId="77777777" w:rsidR="007960B3" w:rsidRDefault="00855938" w:rsidP="00855938">
            <w:pPr>
              <w:pStyle w:val="ListParagraph"/>
              <w:numPr>
                <w:ilvl w:val="0"/>
                <w:numId w:val="18"/>
              </w:numPr>
            </w:pPr>
            <w:r w:rsidRPr="00855938">
              <w:t>Bewertet Poster/Broschüre als qualitativ gut</w:t>
            </w:r>
            <w:r w:rsidR="00291BCC">
              <w:t xml:space="preserve">: </w:t>
            </w:r>
            <w:r>
              <w:t>Trifft nicht zu</w:t>
            </w:r>
          </w:p>
          <w:p w14:paraId="2E3DC48E" w14:textId="77777777"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14:paraId="53B98F85" w14:textId="77777777" w:rsidTr="00E132BF">
        <w:tc>
          <w:tcPr>
            <w:tcW w:w="3369" w:type="dxa"/>
          </w:tcPr>
          <w:p w14:paraId="2AC471F8" w14:textId="77777777" w:rsidR="007960B3" w:rsidRDefault="007960B3" w:rsidP="00DF3331">
            <w:r>
              <w:t>Ziele</w:t>
            </w:r>
          </w:p>
        </w:tc>
        <w:tc>
          <w:tcPr>
            <w:tcW w:w="5843" w:type="dxa"/>
          </w:tcPr>
          <w:p w14:paraId="4D5512A8" w14:textId="77777777" w:rsidR="007960B3" w:rsidRDefault="007960B3" w:rsidP="00DF3331"/>
        </w:tc>
      </w:tr>
    </w:tbl>
    <w:p w14:paraId="10C3CF04" w14:textId="77777777" w:rsidR="007960B3" w:rsidRDefault="007960B3" w:rsidP="00007AA8">
      <w:pPr>
        <w:pStyle w:val="Heading5"/>
      </w:pPr>
      <w:r>
        <w:t>Ist-Szenario 1</w:t>
      </w:r>
    </w:p>
    <w:p w14:paraId="42E97CEF" w14:textId="77777777"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14:paraId="126AA44F" w14:textId="77777777" w:rsidR="007960B3" w:rsidRDefault="007960B3" w:rsidP="00007AA8">
      <w:pPr>
        <w:pStyle w:val="Heading5"/>
      </w:pPr>
      <w:r>
        <w:t>Soll-Szenario 1</w:t>
      </w:r>
    </w:p>
    <w:p w14:paraId="202E291E" w14:textId="77777777"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14:paraId="25EC2324" w14:textId="77777777" w:rsidR="007960B3" w:rsidRDefault="007960B3" w:rsidP="00007AA8">
      <w:pPr>
        <w:pStyle w:val="Heading5"/>
      </w:pPr>
      <w:r>
        <w:t>Ist-Szenario 2</w:t>
      </w:r>
    </w:p>
    <w:p w14:paraId="6F0CDB3D" w14:textId="77777777"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14:paraId="5B43B815" w14:textId="77777777" w:rsidR="007960B3" w:rsidRDefault="007960B3" w:rsidP="00007AA8">
      <w:pPr>
        <w:pStyle w:val="Heading5"/>
      </w:pPr>
      <w:r>
        <w:t>Soll-Szenario 2</w:t>
      </w:r>
    </w:p>
    <w:p w14:paraId="4FF9E075" w14:textId="77777777"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14:paraId="4024D8BF" w14:textId="77777777"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14:paraId="776373F1" w14:textId="77777777" w:rsidTr="00DF3331">
        <w:tc>
          <w:tcPr>
            <w:tcW w:w="3227" w:type="dxa"/>
          </w:tcPr>
          <w:p w14:paraId="609BF4F8" w14:textId="77777777" w:rsidR="008D093B" w:rsidRDefault="008D093B" w:rsidP="00DF3331">
            <w:r>
              <w:t>Erich Eventbesucher</w:t>
            </w:r>
          </w:p>
        </w:tc>
        <w:tc>
          <w:tcPr>
            <w:tcW w:w="5985" w:type="dxa"/>
          </w:tcPr>
          <w:p w14:paraId="5A11C946" w14:textId="77777777" w:rsidR="008D093B" w:rsidRDefault="008D093B" w:rsidP="00DF3331"/>
        </w:tc>
      </w:tr>
      <w:tr w:rsidR="008D093B" w14:paraId="363603A8" w14:textId="77777777" w:rsidTr="00DF3331">
        <w:tc>
          <w:tcPr>
            <w:tcW w:w="3227" w:type="dxa"/>
          </w:tcPr>
          <w:p w14:paraId="3D63EBDF" w14:textId="77777777" w:rsidR="008D093B" w:rsidRDefault="008D093B" w:rsidP="00DF3331">
            <w:r>
              <w:rPr>
                <w:noProof/>
                <w:lang w:val="en-US"/>
              </w:rPr>
              <w:drawing>
                <wp:inline distT="0" distB="0" distL="0" distR="0" wp14:anchorId="743A2B42" wp14:editId="769A84F9">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14:paraId="3D5CA5A6" w14:textId="77777777"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14:paraId="264BB0C4" w14:textId="77777777" w:rsidR="008D093B" w:rsidRPr="00B55C16" w:rsidRDefault="008D093B" w:rsidP="00DF3331">
            <w:pPr>
              <w:rPr>
                <w:b/>
              </w:rPr>
            </w:pPr>
            <w:r w:rsidRPr="00B55C16">
              <w:rPr>
                <w:b/>
              </w:rPr>
              <w:t>Kurzprofil</w:t>
            </w:r>
          </w:p>
          <w:p w14:paraId="40C9126A" w14:textId="77777777" w:rsidR="008D093B" w:rsidRDefault="008D093B" w:rsidP="00DF3331"/>
          <w:p w14:paraId="7CD443B9" w14:textId="77777777" w:rsidR="008D093B" w:rsidRDefault="008D093B" w:rsidP="00DF3331">
            <w:r>
              <w:t xml:space="preserve">Mitarbeiter aus </w:t>
            </w:r>
            <w:r w:rsidR="00A54CB6">
              <w:t xml:space="preserve">dem </w:t>
            </w:r>
            <w:r>
              <w:t>private</w:t>
            </w:r>
            <w:r w:rsidR="00A54CB6">
              <w:t>n</w:t>
            </w:r>
            <w:r>
              <w:t xml:space="preserve"> Sektor</w:t>
            </w:r>
          </w:p>
          <w:p w14:paraId="7636FA87" w14:textId="77777777" w:rsidR="008D093B" w:rsidRDefault="008D093B" w:rsidP="00DF3331">
            <w:r>
              <w:t>31 Jahre</w:t>
            </w:r>
          </w:p>
        </w:tc>
      </w:tr>
      <w:tr w:rsidR="008D093B" w14:paraId="46A005C4" w14:textId="77777777" w:rsidTr="00DF3331">
        <w:tc>
          <w:tcPr>
            <w:tcW w:w="3227" w:type="dxa"/>
          </w:tcPr>
          <w:p w14:paraId="51370C30" w14:textId="77777777" w:rsidR="008D093B" w:rsidRDefault="008D093B" w:rsidP="00DF3331">
            <w:r>
              <w:t>Arbeitskontext (Lärm, Unterbrüche, Regeln)</w:t>
            </w:r>
          </w:p>
        </w:tc>
        <w:tc>
          <w:tcPr>
            <w:tcW w:w="5985" w:type="dxa"/>
          </w:tcPr>
          <w:p w14:paraId="47DB6434" w14:textId="77777777"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14:paraId="359EB289" w14:textId="77777777" w:rsidTr="00DF3331">
        <w:tc>
          <w:tcPr>
            <w:tcW w:w="3227" w:type="dxa"/>
          </w:tcPr>
          <w:p w14:paraId="040A191B" w14:textId="77777777" w:rsidR="008D093B" w:rsidRDefault="008D093B" w:rsidP="00DF3331">
            <w:r>
              <w:t>Persönlichkeit &amp; Vorlieben</w:t>
            </w:r>
          </w:p>
        </w:tc>
        <w:tc>
          <w:tcPr>
            <w:tcW w:w="5985" w:type="dxa"/>
          </w:tcPr>
          <w:p w14:paraId="1271DFAD" w14:textId="77777777" w:rsidR="008D093B" w:rsidRDefault="008D093B" w:rsidP="00DF3331">
            <w:r>
              <w:t xml:space="preserve">Erik ist an neuen Technologien und Entdeckungen grundsätzlich interessiert. </w:t>
            </w:r>
          </w:p>
        </w:tc>
      </w:tr>
      <w:tr w:rsidR="008D093B" w14:paraId="70CBDD61" w14:textId="77777777" w:rsidTr="00DF3331">
        <w:tc>
          <w:tcPr>
            <w:tcW w:w="3227" w:type="dxa"/>
          </w:tcPr>
          <w:p w14:paraId="2433FE93" w14:textId="77777777" w:rsidR="008D093B" w:rsidRDefault="008D093B" w:rsidP="00DF3331">
            <w:r>
              <w:t>Vorkenntnisse &amp; Lernen (Computer, Domain)</w:t>
            </w:r>
          </w:p>
        </w:tc>
        <w:tc>
          <w:tcPr>
            <w:tcW w:w="5985" w:type="dxa"/>
          </w:tcPr>
          <w:p w14:paraId="79BA07D8" w14:textId="77777777" w:rsidR="008D093B" w:rsidRDefault="008D093B" w:rsidP="00DF3331">
            <w:r>
              <w:t>Erich verfügt über gute Computerkenntnisse und hat schon von Kinect gehört, dies aber bis jetzt noch nicht ausprobieren können.</w:t>
            </w:r>
          </w:p>
        </w:tc>
      </w:tr>
      <w:tr w:rsidR="008D093B" w14:paraId="263D6EC5" w14:textId="77777777" w:rsidTr="00DF3331">
        <w:tc>
          <w:tcPr>
            <w:tcW w:w="3227" w:type="dxa"/>
          </w:tcPr>
          <w:p w14:paraId="57F8D271" w14:textId="77777777" w:rsidR="008D093B" w:rsidRDefault="008D093B" w:rsidP="00DF3331">
            <w:r>
              <w:t>Eigenschaften / Verhaltensvariablen</w:t>
            </w:r>
          </w:p>
        </w:tc>
        <w:tc>
          <w:tcPr>
            <w:tcW w:w="5985" w:type="dxa"/>
          </w:tcPr>
          <w:p w14:paraId="7FAE0ACB" w14:textId="77777777" w:rsidR="004C727F" w:rsidRDefault="004C727F" w:rsidP="004C727F">
            <w:pPr>
              <w:pStyle w:val="ListParagraph"/>
              <w:numPr>
                <w:ilvl w:val="0"/>
                <w:numId w:val="18"/>
              </w:numPr>
            </w:pPr>
            <w:r>
              <w:t>Hat Interesse an den Postern: Trifft</w:t>
            </w:r>
            <w:r w:rsidR="00714B3D">
              <w:t xml:space="preserve"> </w:t>
            </w:r>
            <w:r>
              <w:t>zu</w:t>
            </w:r>
          </w:p>
          <w:p w14:paraId="52E11477" w14:textId="77777777" w:rsidR="004C727F" w:rsidRDefault="004C727F" w:rsidP="004C727F">
            <w:pPr>
              <w:pStyle w:val="ListParagraph"/>
              <w:numPr>
                <w:ilvl w:val="0"/>
                <w:numId w:val="18"/>
              </w:numPr>
            </w:pPr>
            <w:r>
              <w:t>Empfindet Präsentation als wertvoll: Trifft zu</w:t>
            </w:r>
          </w:p>
          <w:p w14:paraId="1FDB09DA" w14:textId="77777777" w:rsidR="004C727F" w:rsidRDefault="004C727F" w:rsidP="004C727F">
            <w:pPr>
              <w:pStyle w:val="ListParagraph"/>
              <w:numPr>
                <w:ilvl w:val="0"/>
                <w:numId w:val="18"/>
              </w:numPr>
            </w:pPr>
            <w:r>
              <w:t>Bewertet Poster/Broschüre als qualitativ gut: Trifft zu</w:t>
            </w:r>
          </w:p>
          <w:p w14:paraId="3115A3E6" w14:textId="77777777" w:rsidR="008D093B" w:rsidRDefault="004C727F" w:rsidP="004C727F">
            <w:pPr>
              <w:pStyle w:val="ListParagraph"/>
              <w:numPr>
                <w:ilvl w:val="0"/>
                <w:numId w:val="18"/>
              </w:numPr>
            </w:pPr>
            <w:r>
              <w:t>Findet Lesen der Poster zu zeitaufwändig: Trifft nicht zu</w:t>
            </w:r>
          </w:p>
        </w:tc>
      </w:tr>
      <w:tr w:rsidR="008D093B" w14:paraId="673BA83A" w14:textId="77777777" w:rsidTr="00DF3331">
        <w:tc>
          <w:tcPr>
            <w:tcW w:w="3227" w:type="dxa"/>
          </w:tcPr>
          <w:p w14:paraId="1DCF4898" w14:textId="77777777" w:rsidR="008D093B" w:rsidRDefault="008D093B" w:rsidP="00DF3331">
            <w:r>
              <w:t>Ziele</w:t>
            </w:r>
          </w:p>
        </w:tc>
        <w:tc>
          <w:tcPr>
            <w:tcW w:w="5985" w:type="dxa"/>
          </w:tcPr>
          <w:p w14:paraId="3420BE92" w14:textId="77777777" w:rsidR="008D093B" w:rsidRDefault="008D093B" w:rsidP="00DF3331">
            <w:pPr>
              <w:pStyle w:val="ListParagraph"/>
              <w:keepNext/>
              <w:numPr>
                <w:ilvl w:val="0"/>
                <w:numId w:val="20"/>
              </w:numPr>
            </w:pPr>
            <w:r>
              <w:t>Zeit in den Pausen überbrücken</w:t>
            </w:r>
          </w:p>
        </w:tc>
      </w:tr>
    </w:tbl>
    <w:p w14:paraId="76B193F5" w14:textId="77777777" w:rsidR="004C727F" w:rsidRPr="004C727F" w:rsidRDefault="008D093B" w:rsidP="004C727F">
      <w:pPr>
        <w:pStyle w:val="Heading5"/>
      </w:pPr>
      <w:r>
        <w:t>Ist-Szenario-1</w:t>
      </w:r>
    </w:p>
    <w:p w14:paraId="15860482" w14:textId="77777777"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14:paraId="5167B549" w14:textId="77777777" w:rsidR="008D093B" w:rsidRDefault="008D093B" w:rsidP="00007AA8">
      <w:pPr>
        <w:pStyle w:val="Heading5"/>
      </w:pPr>
      <w:r>
        <w:t>Soll-Szenario-1</w:t>
      </w:r>
    </w:p>
    <w:p w14:paraId="12A284FE" w14:textId="77777777"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14:paraId="7FD4C515" w14:textId="77777777" w:rsidR="007E0847" w:rsidRDefault="007E0847" w:rsidP="007E0847">
      <w:pPr>
        <w:pStyle w:val="Heading2"/>
      </w:pPr>
      <w:bookmarkStart w:id="77" w:name="_Toc320601257"/>
      <w:r>
        <w:lastRenderedPageBreak/>
        <w:t>Hardware Setup</w:t>
      </w:r>
      <w:bookmarkEnd w:id="77"/>
    </w:p>
    <w:p w14:paraId="2099BB67" w14:textId="77777777"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14:paraId="44B73329" w14:textId="77777777" w:rsidR="007E0847" w:rsidRPr="001B6B7C" w:rsidRDefault="007E0847" w:rsidP="007E0847">
      <w:pPr>
        <w:pStyle w:val="Heading3"/>
      </w:pPr>
      <w:bookmarkStart w:id="78" w:name="_Ref319065031"/>
      <w:bookmarkStart w:id="79" w:name="_Toc320601258"/>
      <w:r>
        <w:t>Monitore</w:t>
      </w:r>
      <w:bookmarkEnd w:id="78"/>
      <w:bookmarkEnd w:id="79"/>
    </w:p>
    <w:p w14:paraId="43329671" w14:textId="77777777"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14:paraId="06C25222" w14:textId="77777777" w:rsidR="007E0847" w:rsidRDefault="007E0847" w:rsidP="007E0847">
      <w:r>
        <w:t>Neben dem Finden der passenden Räumlichkeiten ist auch die optimale Anzahl der Bildschirme und deren Anordnung ein wichtiges Thema. Folgende drei Varianten standen zur Diskussion:</w:t>
      </w:r>
    </w:p>
    <w:p w14:paraId="67D59719" w14:textId="77777777" w:rsidR="007E0847" w:rsidRDefault="007E0847" w:rsidP="007E0847">
      <w:pPr>
        <w:pStyle w:val="ListParagraph"/>
        <w:numPr>
          <w:ilvl w:val="0"/>
          <w:numId w:val="14"/>
        </w:numPr>
      </w:pPr>
      <w:r>
        <w:t>3 x 3 55“ Monitore</w:t>
      </w:r>
    </w:p>
    <w:p w14:paraId="0812957E" w14:textId="77777777" w:rsidR="007E0847" w:rsidRDefault="007E0847" w:rsidP="007E0847">
      <w:pPr>
        <w:pStyle w:val="ListParagraph"/>
        <w:numPr>
          <w:ilvl w:val="0"/>
          <w:numId w:val="14"/>
        </w:numPr>
      </w:pPr>
      <w:r>
        <w:t>2 x 2 55“ Monitore</w:t>
      </w:r>
    </w:p>
    <w:p w14:paraId="4BFDBC78" w14:textId="77777777" w:rsidR="007E0847" w:rsidRDefault="007E0847" w:rsidP="007E0847">
      <w:pPr>
        <w:pStyle w:val="ListParagraph"/>
        <w:numPr>
          <w:ilvl w:val="0"/>
          <w:numId w:val="14"/>
        </w:numPr>
      </w:pPr>
      <w:r>
        <w:t>1 x 6 55“ Monitore</w:t>
      </w:r>
    </w:p>
    <w:p w14:paraId="60341C30" w14:textId="77777777"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14:paraId="4A2A3A0C" w14:textId="77777777" w:rsidR="007E0847" w:rsidRDefault="007E0847" w:rsidP="007E0847">
      <w:pPr>
        <w:pStyle w:val="Heading4"/>
      </w:pPr>
      <w:bookmarkStart w:id="80" w:name="_Ref319068091"/>
      <w:r>
        <w:t>Variante A: 3 x 3 55“ Monitore</w:t>
      </w:r>
      <w:bookmarkEnd w:id="80"/>
    </w:p>
    <w:p w14:paraId="5101CBAE" w14:textId="77777777" w:rsidR="007E0847" w:rsidRDefault="007E0847" w:rsidP="007E0847">
      <w:r>
        <w:rPr>
          <w:noProof/>
          <w:lang w:val="en-US"/>
        </w:rPr>
        <w:drawing>
          <wp:inline distT="0" distB="0" distL="0" distR="0" wp14:anchorId="20EC4A5B" wp14:editId="23ED4F51">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3"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14:paraId="4CEFAC93" w14:textId="77777777"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14:paraId="21BC5F7E" w14:textId="77777777"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14:paraId="52A82151" w14:textId="77777777" w:rsidR="007E0847" w:rsidRDefault="007E0847" w:rsidP="007E0847"/>
    <w:p w14:paraId="1712F147" w14:textId="77777777" w:rsidR="007E0847" w:rsidRDefault="007E0847" w:rsidP="007E0847">
      <w:pPr>
        <w:rPr>
          <w:noProof/>
          <w:lang w:eastAsia="de-CH"/>
        </w:rPr>
      </w:pPr>
    </w:p>
    <w:p w14:paraId="4CBEE3E5" w14:textId="77777777" w:rsidR="007E0847" w:rsidRDefault="007E0847" w:rsidP="007E0847">
      <w:r>
        <w:rPr>
          <w:noProof/>
          <w:lang w:val="en-US"/>
        </w:rPr>
        <w:lastRenderedPageBreak/>
        <w:drawing>
          <wp:inline distT="0" distB="0" distL="0" distR="0" wp14:anchorId="62088A20" wp14:editId="7CA7D433">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2399D62" w14:textId="77777777"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14:paraId="0757A69A" w14:textId="77777777"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14:paraId="489F07EF" w14:textId="77777777" w:rsidR="007E0847" w:rsidRDefault="007E0847" w:rsidP="007E0847">
      <w:pPr>
        <w:pStyle w:val="Heading4"/>
      </w:pPr>
      <w:bookmarkStart w:id="81" w:name="_Ref319068033"/>
      <w:r>
        <w:t>Variante B: 2 x 2 55“ Monitore</w:t>
      </w:r>
      <w:bookmarkEnd w:id="81"/>
    </w:p>
    <w:p w14:paraId="18003930" w14:textId="77777777" w:rsidR="007E0847" w:rsidRDefault="007E0847" w:rsidP="007E0847">
      <w:r>
        <w:rPr>
          <w:noProof/>
          <w:lang w:val="en-US"/>
        </w:rPr>
        <w:drawing>
          <wp:inline distT="0" distB="0" distL="0" distR="0" wp14:anchorId="4D849BEB" wp14:editId="735E55B8">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3"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14:paraId="5B9EA65A" w14:textId="77777777"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14:paraId="7060A235" w14:textId="77777777"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14:paraId="463BD173" w14:textId="77777777" w:rsidR="007E0847" w:rsidRDefault="007E0847" w:rsidP="007E0847">
      <w:r>
        <w:rPr>
          <w:noProof/>
          <w:lang w:val="en-US"/>
        </w:rPr>
        <w:lastRenderedPageBreak/>
        <w:drawing>
          <wp:inline distT="0" distB="0" distL="0" distR="0" wp14:anchorId="050B5B66" wp14:editId="1FBE0CBB">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7FDF0EE7" w14:textId="77777777" w:rsidR="007E0847" w:rsidRDefault="007E0847" w:rsidP="007E0847">
      <w:pPr>
        <w:pStyle w:val="Caption"/>
      </w:pPr>
      <w:bookmarkStart w:id="82"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82"/>
    </w:p>
    <w:p w14:paraId="2B4BA3DD" w14:textId="77777777"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14:paraId="0FDA1727" w14:textId="77777777" w:rsidR="007E0847" w:rsidRDefault="007E0847" w:rsidP="007E0847">
      <w:pPr>
        <w:pStyle w:val="Heading4"/>
      </w:pPr>
      <w:r>
        <w:t>Variante C: 1 x 6 55“ Monitore</w:t>
      </w:r>
    </w:p>
    <w:p w14:paraId="3CB6D9AF" w14:textId="77777777" w:rsidR="007E0847" w:rsidRDefault="007E0847" w:rsidP="007E0847">
      <w:r>
        <w:rPr>
          <w:noProof/>
          <w:lang w:val="en-US"/>
        </w:rPr>
        <w:drawing>
          <wp:inline distT="0" distB="0" distL="0" distR="0" wp14:anchorId="58FB3002" wp14:editId="376DA0E8">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3"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14:paraId="4DC9CFFC" w14:textId="77777777"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14:paraId="523CE657" w14:textId="77777777"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val="en-US"/>
        </w:rPr>
        <w:drawing>
          <wp:inline distT="0" distB="0" distL="0" distR="0" wp14:anchorId="03C2B881" wp14:editId="602CE6A2">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55D71C0" w14:textId="77777777" w:rsidR="007E0847" w:rsidRDefault="007E0847" w:rsidP="007E0847">
      <w:pPr>
        <w:pStyle w:val="Caption"/>
      </w:pPr>
      <w:bookmarkStart w:id="83" w:name="_Ref318900849"/>
      <w:r>
        <w:t xml:space="preserve">Abbildung </w:t>
      </w:r>
      <w:fldSimple w:instr=" SEQ Abbildung \* ARABIC ">
        <w:r w:rsidR="005B1EC9">
          <w:rPr>
            <w:noProof/>
          </w:rPr>
          <w:t>19</w:t>
        </w:r>
      </w:fldSimple>
      <w:r>
        <w:t xml:space="preserve"> - Variante A: 1 x 6 55" Monitore, Hellraumprojektor Test</w:t>
      </w:r>
      <w:bookmarkEnd w:id="83"/>
    </w:p>
    <w:p w14:paraId="6CE17391" w14:textId="77777777"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14:paraId="201B70F2" w14:textId="77777777" w:rsidR="007E0847" w:rsidRDefault="007E0847" w:rsidP="007E0847">
      <w:pPr>
        <w:pStyle w:val="Heading4"/>
      </w:pPr>
      <w:r>
        <w:t>Fazit</w:t>
      </w:r>
    </w:p>
    <w:p w14:paraId="57C8C3B6" w14:textId="77777777"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14:paraId="55F90D33" w14:textId="77777777"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14:paraId="4C09081D" w14:textId="77777777"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14:paraId="11892910" w14:textId="77777777" w:rsidR="00707DFB" w:rsidRPr="00912A79" w:rsidRDefault="00707DFB" w:rsidP="00135CFA"/>
        </w:tc>
      </w:tr>
      <w:tr w:rsidR="002C61C5" w:rsidRPr="00F9181E" w14:paraId="21535C36" w14:textId="77777777" w:rsidTr="00AC45D4">
        <w:trPr>
          <w:cnfStyle w:val="000000100000" w:firstRow="0" w:lastRow="0" w:firstColumn="0" w:lastColumn="0" w:oddVBand="0" w:evenVBand="0" w:oddHBand="1" w:evenHBand="0" w:firstRowFirstColumn="0" w:firstRowLastColumn="0" w:lastRowFirstColumn="0" w:lastRowLastColumn="0"/>
        </w:trPr>
        <w:tc>
          <w:tcPr>
            <w:tcW w:w="2410" w:type="dxa"/>
          </w:tcPr>
          <w:p w14:paraId="4E7C34D1" w14:textId="77777777" w:rsidR="00707DFB" w:rsidRDefault="00707DFB" w:rsidP="00135CFA"/>
        </w:tc>
        <w:tc>
          <w:tcPr>
            <w:tcW w:w="1276" w:type="dxa"/>
            <w:tcBorders>
              <w:right w:val="single" w:sz="6" w:space="0" w:color="848491"/>
            </w:tcBorders>
          </w:tcPr>
          <w:p w14:paraId="0E032739" w14:textId="77777777" w:rsidR="00707DFB" w:rsidRPr="00F9181E" w:rsidRDefault="00707DFB" w:rsidP="00135CFA">
            <w:pPr>
              <w:rPr>
                <w:b/>
              </w:rPr>
            </w:pPr>
          </w:p>
        </w:tc>
        <w:tc>
          <w:tcPr>
            <w:tcW w:w="1843" w:type="dxa"/>
            <w:gridSpan w:val="2"/>
            <w:tcBorders>
              <w:left w:val="single" w:sz="6" w:space="0" w:color="848491"/>
              <w:right w:val="single" w:sz="6" w:space="0" w:color="848491"/>
            </w:tcBorders>
          </w:tcPr>
          <w:p w14:paraId="2A045B66" w14:textId="77777777"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14:paraId="0433198C" w14:textId="77777777"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14:paraId="3767B9E5" w14:textId="77777777" w:rsidR="00707DFB" w:rsidRPr="00912A79" w:rsidRDefault="00707DFB" w:rsidP="00135CFA">
            <w:pPr>
              <w:rPr>
                <w:b/>
                <w:bCs/>
              </w:rPr>
            </w:pPr>
            <w:r>
              <w:rPr>
                <w:b/>
                <w:bCs/>
              </w:rPr>
              <w:t>Variante</w:t>
            </w:r>
            <w:r w:rsidRPr="00912A79">
              <w:rPr>
                <w:b/>
                <w:bCs/>
              </w:rPr>
              <w:t xml:space="preserve"> 3</w:t>
            </w:r>
          </w:p>
        </w:tc>
      </w:tr>
      <w:tr w:rsidR="002C61C5" w:rsidRPr="00F9181E" w14:paraId="6A03A126" w14:textId="77777777" w:rsidTr="00AC45D4">
        <w:trPr>
          <w:cnfStyle w:val="000000010000" w:firstRow="0" w:lastRow="0" w:firstColumn="0" w:lastColumn="0" w:oddVBand="0" w:evenVBand="0" w:oddHBand="0" w:evenHBand="1" w:firstRowFirstColumn="0" w:firstRowLastColumn="0" w:lastRowFirstColumn="0" w:lastRowLastColumn="0"/>
        </w:trPr>
        <w:tc>
          <w:tcPr>
            <w:tcW w:w="2410" w:type="dxa"/>
          </w:tcPr>
          <w:p w14:paraId="16054B2D" w14:textId="77777777" w:rsidR="00707DFB" w:rsidRDefault="00707DFB" w:rsidP="00135CFA"/>
        </w:tc>
        <w:tc>
          <w:tcPr>
            <w:tcW w:w="1276" w:type="dxa"/>
            <w:tcBorders>
              <w:right w:val="single" w:sz="6" w:space="0" w:color="848491"/>
            </w:tcBorders>
          </w:tcPr>
          <w:p w14:paraId="6421C2BB" w14:textId="77777777" w:rsidR="00707DFB" w:rsidRPr="00F9181E" w:rsidRDefault="00707DFB" w:rsidP="00135CFA">
            <w:pPr>
              <w:rPr>
                <w:b/>
              </w:rPr>
            </w:pPr>
          </w:p>
        </w:tc>
        <w:tc>
          <w:tcPr>
            <w:tcW w:w="1843" w:type="dxa"/>
            <w:gridSpan w:val="2"/>
            <w:tcBorders>
              <w:left w:val="single" w:sz="6" w:space="0" w:color="848491"/>
              <w:right w:val="single" w:sz="6" w:space="0" w:color="848491"/>
            </w:tcBorders>
          </w:tcPr>
          <w:p w14:paraId="7E386169" w14:textId="77777777"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14:paraId="53FE0569" w14:textId="77777777"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14:paraId="5322682E" w14:textId="77777777"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14:paraId="5A564C4B" w14:textId="77777777" w:rsidTr="00AC45D4">
        <w:trPr>
          <w:cnfStyle w:val="000000100000" w:firstRow="0" w:lastRow="0" w:firstColumn="0" w:lastColumn="0" w:oddVBand="0" w:evenVBand="0" w:oddHBand="1" w:evenHBand="0" w:firstRowFirstColumn="0" w:firstRowLastColumn="0" w:lastRowFirstColumn="0" w:lastRowLastColumn="0"/>
        </w:trPr>
        <w:tc>
          <w:tcPr>
            <w:tcW w:w="2410" w:type="dxa"/>
          </w:tcPr>
          <w:p w14:paraId="284A12FC" w14:textId="77777777" w:rsidR="00707DFB" w:rsidRPr="00012ACD" w:rsidRDefault="00707DFB" w:rsidP="00135CFA">
            <w:pPr>
              <w:rPr>
                <w:b/>
              </w:rPr>
            </w:pPr>
            <w:r w:rsidRPr="00012ACD">
              <w:rPr>
                <w:b/>
              </w:rPr>
              <w:t>Kriterium</w:t>
            </w:r>
          </w:p>
        </w:tc>
        <w:tc>
          <w:tcPr>
            <w:tcW w:w="1276" w:type="dxa"/>
            <w:tcBorders>
              <w:right w:val="single" w:sz="6" w:space="0" w:color="848491"/>
            </w:tcBorders>
          </w:tcPr>
          <w:p w14:paraId="3CC721C4" w14:textId="77777777" w:rsidR="00707DFB" w:rsidRPr="00012ACD" w:rsidRDefault="00707DFB" w:rsidP="00135CFA">
            <w:pPr>
              <w:jc w:val="right"/>
              <w:rPr>
                <w:b/>
              </w:rPr>
            </w:pPr>
            <w:r w:rsidRPr="00012ACD">
              <w:rPr>
                <w:b/>
              </w:rPr>
              <w:t>Gewichtung</w:t>
            </w:r>
          </w:p>
        </w:tc>
        <w:tc>
          <w:tcPr>
            <w:tcW w:w="1134" w:type="dxa"/>
            <w:tcBorders>
              <w:left w:val="single" w:sz="6" w:space="0" w:color="848491"/>
            </w:tcBorders>
          </w:tcPr>
          <w:p w14:paraId="3E673C56" w14:textId="77777777" w:rsidR="00707DFB" w:rsidRPr="00912A79" w:rsidRDefault="00707DFB" w:rsidP="00135CFA">
            <w:pPr>
              <w:jc w:val="right"/>
              <w:rPr>
                <w:b/>
                <w:bCs/>
              </w:rPr>
            </w:pPr>
            <w:r>
              <w:rPr>
                <w:b/>
                <w:bCs/>
              </w:rPr>
              <w:t>Bewertung</w:t>
            </w:r>
          </w:p>
        </w:tc>
        <w:tc>
          <w:tcPr>
            <w:tcW w:w="709" w:type="dxa"/>
            <w:tcBorders>
              <w:right w:val="single" w:sz="6" w:space="0" w:color="848491"/>
            </w:tcBorders>
          </w:tcPr>
          <w:p w14:paraId="19828ACF" w14:textId="77777777" w:rsidR="00707DFB" w:rsidRPr="00912A79" w:rsidRDefault="00707DFB" w:rsidP="00135CFA">
            <w:pPr>
              <w:jc w:val="right"/>
              <w:rPr>
                <w:b/>
                <w:bCs/>
              </w:rPr>
            </w:pPr>
            <w:r>
              <w:rPr>
                <w:b/>
                <w:bCs/>
              </w:rPr>
              <w:t>Total</w:t>
            </w:r>
          </w:p>
        </w:tc>
        <w:tc>
          <w:tcPr>
            <w:tcW w:w="1134" w:type="dxa"/>
            <w:tcBorders>
              <w:left w:val="single" w:sz="6" w:space="0" w:color="848491"/>
            </w:tcBorders>
          </w:tcPr>
          <w:p w14:paraId="4013D954" w14:textId="77777777" w:rsidR="00707DFB" w:rsidRPr="00912A79" w:rsidRDefault="00707DFB" w:rsidP="00135CFA">
            <w:pPr>
              <w:jc w:val="right"/>
              <w:rPr>
                <w:b/>
                <w:bCs/>
              </w:rPr>
            </w:pPr>
            <w:r>
              <w:rPr>
                <w:b/>
                <w:bCs/>
              </w:rPr>
              <w:t>Bewertung</w:t>
            </w:r>
          </w:p>
        </w:tc>
        <w:tc>
          <w:tcPr>
            <w:tcW w:w="708" w:type="dxa"/>
            <w:tcBorders>
              <w:right w:val="single" w:sz="6" w:space="0" w:color="848491"/>
            </w:tcBorders>
          </w:tcPr>
          <w:p w14:paraId="548532D9" w14:textId="77777777" w:rsidR="00707DFB" w:rsidRPr="00912A79" w:rsidRDefault="00707DFB" w:rsidP="00135CFA">
            <w:pPr>
              <w:jc w:val="right"/>
              <w:rPr>
                <w:b/>
                <w:bCs/>
              </w:rPr>
            </w:pPr>
            <w:r>
              <w:rPr>
                <w:b/>
                <w:bCs/>
              </w:rPr>
              <w:t>Total</w:t>
            </w:r>
          </w:p>
        </w:tc>
        <w:tc>
          <w:tcPr>
            <w:tcW w:w="1169" w:type="dxa"/>
            <w:tcBorders>
              <w:left w:val="single" w:sz="6" w:space="0" w:color="848491"/>
            </w:tcBorders>
          </w:tcPr>
          <w:p w14:paraId="14FC85AD" w14:textId="77777777" w:rsidR="00707DFB" w:rsidRPr="00912A79" w:rsidRDefault="00707DFB" w:rsidP="00135CFA">
            <w:pPr>
              <w:jc w:val="right"/>
              <w:rPr>
                <w:b/>
                <w:bCs/>
              </w:rPr>
            </w:pPr>
            <w:r>
              <w:rPr>
                <w:b/>
                <w:bCs/>
              </w:rPr>
              <w:t>Bewertung</w:t>
            </w:r>
          </w:p>
        </w:tc>
        <w:tc>
          <w:tcPr>
            <w:tcW w:w="640" w:type="dxa"/>
          </w:tcPr>
          <w:p w14:paraId="36A10555" w14:textId="77777777" w:rsidR="00707DFB" w:rsidRPr="00912A79" w:rsidRDefault="00707DFB" w:rsidP="00135CFA">
            <w:pPr>
              <w:jc w:val="right"/>
              <w:rPr>
                <w:b/>
                <w:bCs/>
              </w:rPr>
            </w:pPr>
            <w:r>
              <w:rPr>
                <w:b/>
                <w:bCs/>
              </w:rPr>
              <w:t>Total</w:t>
            </w:r>
          </w:p>
        </w:tc>
      </w:tr>
      <w:tr w:rsidR="00707DFB" w:rsidRPr="00F9181E" w14:paraId="0329D2B2" w14:textId="77777777" w:rsidTr="00AC45D4">
        <w:trPr>
          <w:cnfStyle w:val="000000010000" w:firstRow="0" w:lastRow="0" w:firstColumn="0" w:lastColumn="0" w:oddVBand="0" w:evenVBand="0" w:oddHBand="0" w:evenHBand="1" w:firstRowFirstColumn="0" w:firstRowLastColumn="0" w:lastRowFirstColumn="0" w:lastRowLastColumn="0"/>
        </w:trPr>
        <w:tc>
          <w:tcPr>
            <w:tcW w:w="2410" w:type="dxa"/>
          </w:tcPr>
          <w:p w14:paraId="3BB9BED9" w14:textId="77777777" w:rsidR="00707DFB" w:rsidRPr="002C61C5" w:rsidRDefault="00707DFB" w:rsidP="00135CFA">
            <w:r w:rsidRPr="002C61C5">
              <w:t>Einbringung in Raumhöhe</w:t>
            </w:r>
          </w:p>
        </w:tc>
        <w:tc>
          <w:tcPr>
            <w:tcW w:w="1276" w:type="dxa"/>
            <w:tcBorders>
              <w:right w:val="single" w:sz="6" w:space="0" w:color="848491"/>
            </w:tcBorders>
          </w:tcPr>
          <w:p w14:paraId="5FDB705C" w14:textId="77777777" w:rsidR="00707DFB" w:rsidRPr="00716608" w:rsidRDefault="00707DFB" w:rsidP="00135CFA">
            <w:pPr>
              <w:jc w:val="right"/>
            </w:pPr>
            <w:r w:rsidRPr="00716608">
              <w:t>5</w:t>
            </w:r>
          </w:p>
        </w:tc>
        <w:tc>
          <w:tcPr>
            <w:tcW w:w="1134" w:type="dxa"/>
            <w:tcBorders>
              <w:left w:val="single" w:sz="6" w:space="0" w:color="848491"/>
            </w:tcBorders>
          </w:tcPr>
          <w:p w14:paraId="007257FC" w14:textId="77777777" w:rsidR="00707DFB" w:rsidRPr="00716608" w:rsidRDefault="007636BF" w:rsidP="00135CFA">
            <w:pPr>
              <w:jc w:val="right"/>
            </w:pPr>
            <w:r>
              <w:t>3</w:t>
            </w:r>
          </w:p>
        </w:tc>
        <w:tc>
          <w:tcPr>
            <w:tcW w:w="709" w:type="dxa"/>
            <w:tcBorders>
              <w:right w:val="single" w:sz="6" w:space="0" w:color="848491"/>
            </w:tcBorders>
          </w:tcPr>
          <w:p w14:paraId="3DA61ADD" w14:textId="77777777" w:rsidR="00707DFB" w:rsidRPr="00716608" w:rsidRDefault="007636BF" w:rsidP="00135CFA">
            <w:pPr>
              <w:jc w:val="right"/>
            </w:pPr>
            <w:r>
              <w:t>15</w:t>
            </w:r>
          </w:p>
        </w:tc>
        <w:tc>
          <w:tcPr>
            <w:tcW w:w="1134" w:type="dxa"/>
            <w:tcBorders>
              <w:left w:val="single" w:sz="6" w:space="0" w:color="848491"/>
            </w:tcBorders>
          </w:tcPr>
          <w:p w14:paraId="28617298" w14:textId="77777777" w:rsidR="00707DFB" w:rsidRPr="00716608" w:rsidRDefault="00707DFB" w:rsidP="00135CFA">
            <w:pPr>
              <w:jc w:val="right"/>
            </w:pPr>
            <w:r>
              <w:t>2</w:t>
            </w:r>
          </w:p>
        </w:tc>
        <w:tc>
          <w:tcPr>
            <w:tcW w:w="708" w:type="dxa"/>
            <w:tcBorders>
              <w:right w:val="single" w:sz="6" w:space="0" w:color="848491"/>
            </w:tcBorders>
          </w:tcPr>
          <w:p w14:paraId="3D75FC26" w14:textId="77777777" w:rsidR="00707DFB" w:rsidRPr="00716608" w:rsidRDefault="00707DFB" w:rsidP="00135CFA">
            <w:pPr>
              <w:jc w:val="right"/>
            </w:pPr>
            <w:r>
              <w:t>10</w:t>
            </w:r>
          </w:p>
        </w:tc>
        <w:tc>
          <w:tcPr>
            <w:tcW w:w="1169" w:type="dxa"/>
            <w:tcBorders>
              <w:left w:val="single" w:sz="6" w:space="0" w:color="848491"/>
            </w:tcBorders>
          </w:tcPr>
          <w:p w14:paraId="725709DB" w14:textId="77777777" w:rsidR="00707DFB" w:rsidRPr="00716608" w:rsidRDefault="00707DFB" w:rsidP="00135CFA">
            <w:pPr>
              <w:jc w:val="right"/>
            </w:pPr>
            <w:r>
              <w:t>5</w:t>
            </w:r>
          </w:p>
        </w:tc>
        <w:tc>
          <w:tcPr>
            <w:tcW w:w="640" w:type="dxa"/>
          </w:tcPr>
          <w:p w14:paraId="1021FE6A" w14:textId="77777777" w:rsidR="00707DFB" w:rsidRPr="00716608" w:rsidRDefault="00707DFB" w:rsidP="00135CFA">
            <w:pPr>
              <w:jc w:val="right"/>
            </w:pPr>
            <w:r>
              <w:t>25</w:t>
            </w:r>
          </w:p>
        </w:tc>
      </w:tr>
      <w:tr w:rsidR="00AC45D4" w:rsidRPr="00F9181E" w14:paraId="5FB81377" w14:textId="77777777" w:rsidTr="00AC45D4">
        <w:trPr>
          <w:cnfStyle w:val="000000100000" w:firstRow="0" w:lastRow="0" w:firstColumn="0" w:lastColumn="0" w:oddVBand="0" w:evenVBand="0" w:oddHBand="1" w:evenHBand="0" w:firstRowFirstColumn="0" w:firstRowLastColumn="0" w:lastRowFirstColumn="0" w:lastRowLastColumn="0"/>
        </w:trPr>
        <w:tc>
          <w:tcPr>
            <w:tcW w:w="2410" w:type="dxa"/>
          </w:tcPr>
          <w:p w14:paraId="7684B441" w14:textId="77777777" w:rsidR="00707DFB" w:rsidRPr="002C61C5" w:rsidRDefault="00707DFB" w:rsidP="00135CFA">
            <w:r w:rsidRPr="002C61C5">
              <w:t>Bildschirmfläche überblickbar</w:t>
            </w:r>
          </w:p>
        </w:tc>
        <w:tc>
          <w:tcPr>
            <w:tcW w:w="1276" w:type="dxa"/>
            <w:tcBorders>
              <w:right w:val="single" w:sz="6" w:space="0" w:color="848491"/>
            </w:tcBorders>
          </w:tcPr>
          <w:p w14:paraId="5C04074B" w14:textId="77777777" w:rsidR="00707DFB" w:rsidRPr="00716608" w:rsidRDefault="00707DFB" w:rsidP="00135CFA">
            <w:pPr>
              <w:jc w:val="right"/>
            </w:pPr>
            <w:r>
              <w:t>3</w:t>
            </w:r>
          </w:p>
        </w:tc>
        <w:tc>
          <w:tcPr>
            <w:tcW w:w="1134" w:type="dxa"/>
            <w:tcBorders>
              <w:left w:val="single" w:sz="6" w:space="0" w:color="848491"/>
            </w:tcBorders>
          </w:tcPr>
          <w:p w14:paraId="2198A562" w14:textId="77777777" w:rsidR="00707DFB" w:rsidRPr="00716608" w:rsidRDefault="00707DFB" w:rsidP="00135CFA">
            <w:pPr>
              <w:jc w:val="right"/>
            </w:pPr>
            <w:r>
              <w:t>4</w:t>
            </w:r>
          </w:p>
        </w:tc>
        <w:tc>
          <w:tcPr>
            <w:tcW w:w="709" w:type="dxa"/>
            <w:tcBorders>
              <w:right w:val="single" w:sz="6" w:space="0" w:color="848491"/>
            </w:tcBorders>
          </w:tcPr>
          <w:p w14:paraId="780D71F8" w14:textId="77777777" w:rsidR="00707DFB" w:rsidRPr="00716608" w:rsidRDefault="00707DFB" w:rsidP="00135CFA">
            <w:pPr>
              <w:jc w:val="right"/>
            </w:pPr>
            <w:r>
              <w:t>12</w:t>
            </w:r>
          </w:p>
        </w:tc>
        <w:tc>
          <w:tcPr>
            <w:tcW w:w="1134" w:type="dxa"/>
            <w:tcBorders>
              <w:left w:val="single" w:sz="6" w:space="0" w:color="848491"/>
            </w:tcBorders>
          </w:tcPr>
          <w:p w14:paraId="36DA4156" w14:textId="77777777" w:rsidR="00707DFB" w:rsidRPr="00716608" w:rsidRDefault="00707DFB" w:rsidP="00135CFA">
            <w:pPr>
              <w:jc w:val="right"/>
            </w:pPr>
            <w:r>
              <w:t>5</w:t>
            </w:r>
          </w:p>
        </w:tc>
        <w:tc>
          <w:tcPr>
            <w:tcW w:w="708" w:type="dxa"/>
            <w:tcBorders>
              <w:right w:val="single" w:sz="6" w:space="0" w:color="848491"/>
            </w:tcBorders>
          </w:tcPr>
          <w:p w14:paraId="6E095F06" w14:textId="77777777" w:rsidR="00707DFB" w:rsidRPr="00716608" w:rsidRDefault="00707DFB" w:rsidP="00135CFA">
            <w:pPr>
              <w:jc w:val="right"/>
            </w:pPr>
            <w:r>
              <w:t>15</w:t>
            </w:r>
          </w:p>
        </w:tc>
        <w:tc>
          <w:tcPr>
            <w:tcW w:w="1169" w:type="dxa"/>
            <w:tcBorders>
              <w:left w:val="single" w:sz="6" w:space="0" w:color="848491"/>
            </w:tcBorders>
          </w:tcPr>
          <w:p w14:paraId="788F60C3" w14:textId="77777777" w:rsidR="00707DFB" w:rsidRPr="00716608" w:rsidRDefault="00707DFB" w:rsidP="00135CFA">
            <w:pPr>
              <w:jc w:val="right"/>
            </w:pPr>
            <w:r>
              <w:t>2</w:t>
            </w:r>
          </w:p>
        </w:tc>
        <w:tc>
          <w:tcPr>
            <w:tcW w:w="640" w:type="dxa"/>
          </w:tcPr>
          <w:p w14:paraId="2F801526" w14:textId="77777777" w:rsidR="00707DFB" w:rsidRPr="00716608" w:rsidRDefault="00707DFB" w:rsidP="00135CFA">
            <w:pPr>
              <w:jc w:val="right"/>
            </w:pPr>
            <w:r>
              <w:t>6</w:t>
            </w:r>
          </w:p>
        </w:tc>
      </w:tr>
      <w:tr w:rsidR="00707DFB" w:rsidRPr="00F9181E" w14:paraId="472F2365" w14:textId="77777777" w:rsidTr="00AC45D4">
        <w:trPr>
          <w:cnfStyle w:val="000000010000" w:firstRow="0" w:lastRow="0" w:firstColumn="0" w:lastColumn="0" w:oddVBand="0" w:evenVBand="0" w:oddHBand="0" w:evenHBand="1" w:firstRowFirstColumn="0" w:firstRowLastColumn="0" w:lastRowFirstColumn="0" w:lastRowLastColumn="0"/>
        </w:trPr>
        <w:tc>
          <w:tcPr>
            <w:tcW w:w="2410" w:type="dxa"/>
          </w:tcPr>
          <w:p w14:paraId="33CFB311" w14:textId="77777777" w:rsidR="00707DFB" w:rsidRPr="002C61C5" w:rsidRDefault="00707DFB" w:rsidP="00135CFA">
            <w:r w:rsidRPr="002C61C5">
              <w:t>Eignung des Formats (Seitenverhältnis)</w:t>
            </w:r>
          </w:p>
        </w:tc>
        <w:tc>
          <w:tcPr>
            <w:tcW w:w="1276" w:type="dxa"/>
            <w:tcBorders>
              <w:right w:val="single" w:sz="6" w:space="0" w:color="848491"/>
            </w:tcBorders>
          </w:tcPr>
          <w:p w14:paraId="42157029" w14:textId="77777777" w:rsidR="00707DFB" w:rsidRPr="00716608" w:rsidRDefault="00707DFB" w:rsidP="00135CFA">
            <w:pPr>
              <w:jc w:val="right"/>
            </w:pPr>
            <w:r>
              <w:t>1</w:t>
            </w:r>
          </w:p>
        </w:tc>
        <w:tc>
          <w:tcPr>
            <w:tcW w:w="1134" w:type="dxa"/>
            <w:tcBorders>
              <w:left w:val="single" w:sz="6" w:space="0" w:color="848491"/>
            </w:tcBorders>
          </w:tcPr>
          <w:p w14:paraId="4B7CBEB1" w14:textId="77777777" w:rsidR="00707DFB" w:rsidRPr="00716608" w:rsidRDefault="00707DFB" w:rsidP="00135CFA">
            <w:pPr>
              <w:jc w:val="right"/>
            </w:pPr>
            <w:r>
              <w:t>5</w:t>
            </w:r>
          </w:p>
        </w:tc>
        <w:tc>
          <w:tcPr>
            <w:tcW w:w="709" w:type="dxa"/>
            <w:tcBorders>
              <w:right w:val="single" w:sz="6" w:space="0" w:color="848491"/>
            </w:tcBorders>
          </w:tcPr>
          <w:p w14:paraId="0BAC786D" w14:textId="77777777" w:rsidR="00707DFB" w:rsidRPr="00716608" w:rsidRDefault="00707DFB" w:rsidP="00135CFA">
            <w:pPr>
              <w:jc w:val="right"/>
            </w:pPr>
            <w:commentRangeStart w:id="84"/>
            <w:r>
              <w:t>5</w:t>
            </w:r>
            <w:commentRangeEnd w:id="84"/>
            <w:r w:rsidR="004B1FB0">
              <w:rPr>
                <w:rStyle w:val="CommentReference"/>
              </w:rPr>
              <w:commentReference w:id="84"/>
            </w:r>
          </w:p>
        </w:tc>
        <w:tc>
          <w:tcPr>
            <w:tcW w:w="1134" w:type="dxa"/>
            <w:tcBorders>
              <w:left w:val="single" w:sz="6" w:space="0" w:color="848491"/>
            </w:tcBorders>
          </w:tcPr>
          <w:p w14:paraId="7294A531" w14:textId="77777777" w:rsidR="00707DFB" w:rsidRPr="00716608" w:rsidRDefault="00707DFB" w:rsidP="00135CFA">
            <w:pPr>
              <w:jc w:val="right"/>
            </w:pPr>
            <w:r>
              <w:t>5</w:t>
            </w:r>
          </w:p>
        </w:tc>
        <w:tc>
          <w:tcPr>
            <w:tcW w:w="708" w:type="dxa"/>
            <w:tcBorders>
              <w:right w:val="single" w:sz="6" w:space="0" w:color="848491"/>
            </w:tcBorders>
          </w:tcPr>
          <w:p w14:paraId="4B924076" w14:textId="77777777" w:rsidR="00707DFB" w:rsidRPr="00716608" w:rsidRDefault="00707DFB" w:rsidP="00135CFA">
            <w:pPr>
              <w:jc w:val="right"/>
            </w:pPr>
            <w:r>
              <w:t>5</w:t>
            </w:r>
          </w:p>
        </w:tc>
        <w:tc>
          <w:tcPr>
            <w:tcW w:w="1169" w:type="dxa"/>
            <w:tcBorders>
              <w:left w:val="single" w:sz="6" w:space="0" w:color="848491"/>
            </w:tcBorders>
          </w:tcPr>
          <w:p w14:paraId="44BFCBDA" w14:textId="77777777" w:rsidR="00707DFB" w:rsidRPr="00716608" w:rsidRDefault="00707DFB" w:rsidP="00135CFA">
            <w:pPr>
              <w:jc w:val="right"/>
            </w:pPr>
            <w:r>
              <w:t>3</w:t>
            </w:r>
          </w:p>
        </w:tc>
        <w:tc>
          <w:tcPr>
            <w:tcW w:w="640" w:type="dxa"/>
          </w:tcPr>
          <w:p w14:paraId="0CFC53FF" w14:textId="77777777" w:rsidR="00707DFB" w:rsidRPr="00716608" w:rsidRDefault="00707DFB" w:rsidP="00135CFA">
            <w:pPr>
              <w:jc w:val="right"/>
            </w:pPr>
            <w:r>
              <w:t>3</w:t>
            </w:r>
          </w:p>
        </w:tc>
      </w:tr>
      <w:tr w:rsidR="00AC45D4" w:rsidRPr="00F9181E" w14:paraId="11D58BFE" w14:textId="77777777" w:rsidTr="00AC45D4">
        <w:trPr>
          <w:cnfStyle w:val="000000100000" w:firstRow="0" w:lastRow="0" w:firstColumn="0" w:lastColumn="0" w:oddVBand="0" w:evenVBand="0" w:oddHBand="1" w:evenHBand="0" w:firstRowFirstColumn="0" w:firstRowLastColumn="0" w:lastRowFirstColumn="0" w:lastRowLastColumn="0"/>
        </w:trPr>
        <w:tc>
          <w:tcPr>
            <w:tcW w:w="2410" w:type="dxa"/>
          </w:tcPr>
          <w:p w14:paraId="766DB7A6" w14:textId="77777777" w:rsidR="00707DFB" w:rsidRPr="002C61C5" w:rsidRDefault="00707DFB" w:rsidP="00135CFA">
            <w:r w:rsidRPr="002C61C5">
              <w:t>Darstellungsqualität/-grösse zum Lesen</w:t>
            </w:r>
          </w:p>
        </w:tc>
        <w:tc>
          <w:tcPr>
            <w:tcW w:w="1276" w:type="dxa"/>
            <w:tcBorders>
              <w:right w:val="single" w:sz="6" w:space="0" w:color="848491"/>
            </w:tcBorders>
          </w:tcPr>
          <w:p w14:paraId="6A2B52F7" w14:textId="77777777" w:rsidR="00707DFB" w:rsidRPr="00716608" w:rsidRDefault="00DC1487" w:rsidP="00135CFA">
            <w:pPr>
              <w:jc w:val="right"/>
            </w:pPr>
            <w:r>
              <w:t>5</w:t>
            </w:r>
          </w:p>
        </w:tc>
        <w:tc>
          <w:tcPr>
            <w:tcW w:w="1134" w:type="dxa"/>
            <w:tcBorders>
              <w:left w:val="single" w:sz="6" w:space="0" w:color="848491"/>
            </w:tcBorders>
          </w:tcPr>
          <w:p w14:paraId="1B1AAAB8" w14:textId="77777777" w:rsidR="00707DFB" w:rsidRPr="00716608" w:rsidRDefault="00707DFB" w:rsidP="00135CFA">
            <w:pPr>
              <w:jc w:val="right"/>
            </w:pPr>
            <w:r w:rsidRPr="00716608">
              <w:t>5</w:t>
            </w:r>
          </w:p>
        </w:tc>
        <w:tc>
          <w:tcPr>
            <w:tcW w:w="709" w:type="dxa"/>
            <w:tcBorders>
              <w:right w:val="single" w:sz="6" w:space="0" w:color="848491"/>
            </w:tcBorders>
          </w:tcPr>
          <w:p w14:paraId="69141847" w14:textId="77777777" w:rsidR="00707DFB" w:rsidRPr="00716608" w:rsidRDefault="00DC1487" w:rsidP="00135CFA">
            <w:pPr>
              <w:jc w:val="right"/>
            </w:pPr>
            <w:r>
              <w:t>25</w:t>
            </w:r>
          </w:p>
        </w:tc>
        <w:tc>
          <w:tcPr>
            <w:tcW w:w="1134" w:type="dxa"/>
            <w:tcBorders>
              <w:left w:val="single" w:sz="6" w:space="0" w:color="848491"/>
            </w:tcBorders>
          </w:tcPr>
          <w:p w14:paraId="42F447EA" w14:textId="77777777" w:rsidR="00707DFB" w:rsidRPr="00716608" w:rsidRDefault="00707DFB" w:rsidP="00135CFA">
            <w:pPr>
              <w:jc w:val="right"/>
            </w:pPr>
            <w:r>
              <w:t>3</w:t>
            </w:r>
          </w:p>
        </w:tc>
        <w:tc>
          <w:tcPr>
            <w:tcW w:w="708" w:type="dxa"/>
            <w:tcBorders>
              <w:right w:val="single" w:sz="6" w:space="0" w:color="848491"/>
            </w:tcBorders>
          </w:tcPr>
          <w:p w14:paraId="3077B9F8" w14:textId="77777777" w:rsidR="00707DFB" w:rsidRPr="00716608" w:rsidRDefault="00DC1487" w:rsidP="00135CFA">
            <w:pPr>
              <w:jc w:val="right"/>
            </w:pPr>
            <w:r>
              <w:t>15</w:t>
            </w:r>
          </w:p>
        </w:tc>
        <w:tc>
          <w:tcPr>
            <w:tcW w:w="1169" w:type="dxa"/>
            <w:tcBorders>
              <w:left w:val="single" w:sz="6" w:space="0" w:color="848491"/>
            </w:tcBorders>
          </w:tcPr>
          <w:p w14:paraId="7C263063" w14:textId="77777777" w:rsidR="00707DFB" w:rsidRPr="00716608" w:rsidRDefault="00707DFB" w:rsidP="00135CFA">
            <w:pPr>
              <w:jc w:val="right"/>
            </w:pPr>
            <w:r>
              <w:t>2</w:t>
            </w:r>
          </w:p>
        </w:tc>
        <w:tc>
          <w:tcPr>
            <w:tcW w:w="640" w:type="dxa"/>
          </w:tcPr>
          <w:p w14:paraId="601B493D" w14:textId="77777777" w:rsidR="00707DFB" w:rsidRPr="00716608" w:rsidRDefault="00DC1487" w:rsidP="00135CFA">
            <w:pPr>
              <w:jc w:val="right"/>
            </w:pPr>
            <w:r>
              <w:t>10</w:t>
            </w:r>
          </w:p>
        </w:tc>
      </w:tr>
      <w:tr w:rsidR="00707DFB" w:rsidRPr="000465E2" w14:paraId="4DB352F9" w14:textId="77777777" w:rsidTr="00AC45D4">
        <w:trPr>
          <w:cnfStyle w:val="000000010000" w:firstRow="0" w:lastRow="0" w:firstColumn="0" w:lastColumn="0" w:oddVBand="0" w:evenVBand="0" w:oddHBand="0" w:evenHBand="1" w:firstRowFirstColumn="0" w:firstRowLastColumn="0" w:lastRowFirstColumn="0" w:lastRowLastColumn="0"/>
        </w:trPr>
        <w:tc>
          <w:tcPr>
            <w:tcW w:w="2410" w:type="dxa"/>
          </w:tcPr>
          <w:p w14:paraId="48685927" w14:textId="77777777" w:rsidR="00707DFB" w:rsidRPr="000465E2" w:rsidRDefault="00707DFB" w:rsidP="00135CFA">
            <w:pPr>
              <w:rPr>
                <w:b/>
              </w:rPr>
            </w:pPr>
            <w:r w:rsidRPr="000465E2">
              <w:rPr>
                <w:b/>
              </w:rPr>
              <w:t>Total Punkte</w:t>
            </w:r>
          </w:p>
        </w:tc>
        <w:tc>
          <w:tcPr>
            <w:tcW w:w="1276" w:type="dxa"/>
            <w:tcBorders>
              <w:right w:val="single" w:sz="6" w:space="0" w:color="848491"/>
            </w:tcBorders>
          </w:tcPr>
          <w:p w14:paraId="66310AC0" w14:textId="77777777" w:rsidR="00707DFB" w:rsidRPr="000465E2" w:rsidRDefault="00707DFB" w:rsidP="00135CFA">
            <w:pPr>
              <w:jc w:val="right"/>
              <w:rPr>
                <w:b/>
              </w:rPr>
            </w:pPr>
            <w:r w:rsidRPr="000465E2">
              <w:rPr>
                <w:b/>
              </w:rPr>
              <w:t xml:space="preserve"> </w:t>
            </w:r>
          </w:p>
        </w:tc>
        <w:tc>
          <w:tcPr>
            <w:tcW w:w="1134" w:type="dxa"/>
            <w:tcBorders>
              <w:left w:val="single" w:sz="6" w:space="0" w:color="848491"/>
            </w:tcBorders>
          </w:tcPr>
          <w:p w14:paraId="027662F0" w14:textId="77777777" w:rsidR="00707DFB" w:rsidRPr="000465E2" w:rsidRDefault="00707DFB" w:rsidP="00135CFA">
            <w:pPr>
              <w:jc w:val="right"/>
              <w:rPr>
                <w:b/>
              </w:rPr>
            </w:pPr>
            <w:r w:rsidRPr="000465E2">
              <w:rPr>
                <w:b/>
              </w:rPr>
              <w:t xml:space="preserve"> </w:t>
            </w:r>
          </w:p>
        </w:tc>
        <w:tc>
          <w:tcPr>
            <w:tcW w:w="709" w:type="dxa"/>
            <w:tcBorders>
              <w:right w:val="single" w:sz="6" w:space="0" w:color="848491"/>
            </w:tcBorders>
          </w:tcPr>
          <w:p w14:paraId="12BE35FB" w14:textId="77777777"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14:paraId="262998C8" w14:textId="77777777" w:rsidR="00707DFB" w:rsidRPr="000465E2" w:rsidRDefault="00707DFB" w:rsidP="00135CFA">
            <w:pPr>
              <w:jc w:val="right"/>
              <w:rPr>
                <w:b/>
              </w:rPr>
            </w:pPr>
            <w:r w:rsidRPr="000465E2">
              <w:rPr>
                <w:b/>
              </w:rPr>
              <w:t xml:space="preserve"> </w:t>
            </w:r>
          </w:p>
        </w:tc>
        <w:tc>
          <w:tcPr>
            <w:tcW w:w="708" w:type="dxa"/>
            <w:tcBorders>
              <w:right w:val="single" w:sz="6" w:space="0" w:color="848491"/>
            </w:tcBorders>
          </w:tcPr>
          <w:p w14:paraId="24D6FCC9" w14:textId="77777777" w:rsidR="00707DFB" w:rsidRPr="000465E2" w:rsidRDefault="00DC1487" w:rsidP="00707DFB">
            <w:pPr>
              <w:jc w:val="right"/>
              <w:rPr>
                <w:b/>
              </w:rPr>
            </w:pPr>
            <w:r>
              <w:rPr>
                <w:b/>
              </w:rPr>
              <w:t>45</w:t>
            </w:r>
          </w:p>
        </w:tc>
        <w:tc>
          <w:tcPr>
            <w:tcW w:w="1169" w:type="dxa"/>
            <w:tcBorders>
              <w:left w:val="single" w:sz="6" w:space="0" w:color="848491"/>
            </w:tcBorders>
          </w:tcPr>
          <w:p w14:paraId="66AC7379" w14:textId="77777777" w:rsidR="00707DFB" w:rsidRPr="000465E2" w:rsidRDefault="00707DFB" w:rsidP="00135CFA">
            <w:pPr>
              <w:jc w:val="right"/>
              <w:rPr>
                <w:b/>
              </w:rPr>
            </w:pPr>
            <w:r w:rsidRPr="000465E2">
              <w:rPr>
                <w:b/>
              </w:rPr>
              <w:t xml:space="preserve"> </w:t>
            </w:r>
          </w:p>
        </w:tc>
        <w:tc>
          <w:tcPr>
            <w:tcW w:w="640" w:type="dxa"/>
          </w:tcPr>
          <w:p w14:paraId="00D6DB9A" w14:textId="77777777" w:rsidR="00707DFB" w:rsidRPr="000465E2" w:rsidRDefault="00DC1487" w:rsidP="00135CFA">
            <w:pPr>
              <w:jc w:val="right"/>
              <w:rPr>
                <w:b/>
              </w:rPr>
            </w:pPr>
            <w:r>
              <w:rPr>
                <w:b/>
              </w:rPr>
              <w:t>44</w:t>
            </w:r>
          </w:p>
        </w:tc>
      </w:tr>
      <w:tr w:rsidR="00AC45D4" w:rsidRPr="000465E2" w14:paraId="188342C7" w14:textId="77777777" w:rsidTr="00AC45D4">
        <w:trPr>
          <w:cnfStyle w:val="000000100000" w:firstRow="0" w:lastRow="0" w:firstColumn="0" w:lastColumn="0" w:oddVBand="0" w:evenVBand="0" w:oddHBand="1" w:evenHBand="0" w:firstRowFirstColumn="0" w:firstRowLastColumn="0" w:lastRowFirstColumn="0" w:lastRowLastColumn="0"/>
        </w:trPr>
        <w:tc>
          <w:tcPr>
            <w:tcW w:w="2410" w:type="dxa"/>
          </w:tcPr>
          <w:p w14:paraId="738304DB" w14:textId="77777777" w:rsidR="00707DFB" w:rsidRPr="000465E2" w:rsidRDefault="00707DFB" w:rsidP="00135CFA">
            <w:pPr>
              <w:rPr>
                <w:b/>
              </w:rPr>
            </w:pPr>
            <w:r w:rsidRPr="000465E2">
              <w:rPr>
                <w:b/>
              </w:rPr>
              <w:t>Rang</w:t>
            </w:r>
          </w:p>
        </w:tc>
        <w:tc>
          <w:tcPr>
            <w:tcW w:w="1276" w:type="dxa"/>
            <w:tcBorders>
              <w:right w:val="single" w:sz="6" w:space="0" w:color="848491"/>
            </w:tcBorders>
          </w:tcPr>
          <w:p w14:paraId="045E282B" w14:textId="77777777" w:rsidR="00707DFB" w:rsidRPr="000465E2" w:rsidRDefault="00707DFB" w:rsidP="00135CFA">
            <w:pPr>
              <w:jc w:val="right"/>
              <w:rPr>
                <w:b/>
              </w:rPr>
            </w:pPr>
            <w:r w:rsidRPr="000465E2">
              <w:rPr>
                <w:b/>
              </w:rPr>
              <w:t xml:space="preserve"> </w:t>
            </w:r>
          </w:p>
        </w:tc>
        <w:tc>
          <w:tcPr>
            <w:tcW w:w="1134" w:type="dxa"/>
            <w:tcBorders>
              <w:left w:val="single" w:sz="6" w:space="0" w:color="848491"/>
            </w:tcBorders>
          </w:tcPr>
          <w:p w14:paraId="2B37AE99" w14:textId="77777777" w:rsidR="00707DFB" w:rsidRPr="000465E2" w:rsidRDefault="00707DFB" w:rsidP="00135CFA">
            <w:pPr>
              <w:jc w:val="right"/>
              <w:rPr>
                <w:b/>
              </w:rPr>
            </w:pPr>
            <w:r w:rsidRPr="000465E2">
              <w:rPr>
                <w:b/>
              </w:rPr>
              <w:t xml:space="preserve"> </w:t>
            </w:r>
          </w:p>
        </w:tc>
        <w:tc>
          <w:tcPr>
            <w:tcW w:w="709" w:type="dxa"/>
            <w:tcBorders>
              <w:right w:val="single" w:sz="6" w:space="0" w:color="848491"/>
            </w:tcBorders>
          </w:tcPr>
          <w:p w14:paraId="1231E72C" w14:textId="77777777" w:rsidR="00707DFB" w:rsidRPr="000465E2" w:rsidRDefault="00707DFB" w:rsidP="00135CFA">
            <w:pPr>
              <w:jc w:val="right"/>
              <w:rPr>
                <w:b/>
              </w:rPr>
            </w:pPr>
            <w:r w:rsidRPr="000465E2">
              <w:rPr>
                <w:b/>
              </w:rPr>
              <w:t>1</w:t>
            </w:r>
          </w:p>
        </w:tc>
        <w:tc>
          <w:tcPr>
            <w:tcW w:w="1134" w:type="dxa"/>
            <w:tcBorders>
              <w:left w:val="single" w:sz="6" w:space="0" w:color="848491"/>
            </w:tcBorders>
          </w:tcPr>
          <w:p w14:paraId="1F7E3051" w14:textId="77777777" w:rsidR="00707DFB" w:rsidRPr="000465E2" w:rsidRDefault="00707DFB" w:rsidP="00135CFA">
            <w:pPr>
              <w:jc w:val="right"/>
              <w:rPr>
                <w:b/>
              </w:rPr>
            </w:pPr>
            <w:r w:rsidRPr="000465E2">
              <w:rPr>
                <w:b/>
              </w:rPr>
              <w:t xml:space="preserve"> </w:t>
            </w:r>
          </w:p>
        </w:tc>
        <w:tc>
          <w:tcPr>
            <w:tcW w:w="708" w:type="dxa"/>
            <w:tcBorders>
              <w:right w:val="single" w:sz="6" w:space="0" w:color="848491"/>
            </w:tcBorders>
          </w:tcPr>
          <w:p w14:paraId="47106925" w14:textId="77777777" w:rsidR="00707DFB" w:rsidRPr="000465E2" w:rsidRDefault="00707DFB" w:rsidP="00135CFA">
            <w:pPr>
              <w:jc w:val="right"/>
              <w:rPr>
                <w:b/>
              </w:rPr>
            </w:pPr>
            <w:r w:rsidRPr="000465E2">
              <w:rPr>
                <w:b/>
              </w:rPr>
              <w:t>2</w:t>
            </w:r>
          </w:p>
        </w:tc>
        <w:tc>
          <w:tcPr>
            <w:tcW w:w="1169" w:type="dxa"/>
            <w:tcBorders>
              <w:left w:val="single" w:sz="6" w:space="0" w:color="848491"/>
            </w:tcBorders>
          </w:tcPr>
          <w:p w14:paraId="5B9E827D" w14:textId="77777777" w:rsidR="00707DFB" w:rsidRPr="000465E2" w:rsidRDefault="00707DFB" w:rsidP="00135CFA">
            <w:pPr>
              <w:jc w:val="right"/>
              <w:rPr>
                <w:b/>
              </w:rPr>
            </w:pPr>
            <w:r w:rsidRPr="000465E2">
              <w:rPr>
                <w:b/>
              </w:rPr>
              <w:t xml:space="preserve"> </w:t>
            </w:r>
          </w:p>
        </w:tc>
        <w:tc>
          <w:tcPr>
            <w:tcW w:w="640" w:type="dxa"/>
          </w:tcPr>
          <w:p w14:paraId="6B00CB47" w14:textId="77777777" w:rsidR="00707DFB" w:rsidRPr="000465E2" w:rsidRDefault="00A70363" w:rsidP="00135CFA">
            <w:pPr>
              <w:jc w:val="right"/>
              <w:rPr>
                <w:b/>
              </w:rPr>
            </w:pPr>
            <w:r>
              <w:rPr>
                <w:b/>
              </w:rPr>
              <w:t>3</w:t>
            </w:r>
          </w:p>
        </w:tc>
      </w:tr>
      <w:tr w:rsidR="002C61C5" w:rsidRPr="00F9181E" w14:paraId="4D70646E" w14:textId="77777777" w:rsidTr="00AC45D4">
        <w:trPr>
          <w:cnfStyle w:val="000000010000" w:firstRow="0" w:lastRow="0" w:firstColumn="0" w:lastColumn="0" w:oddVBand="0" w:evenVBand="0" w:oddHBand="0" w:evenHBand="1" w:firstRowFirstColumn="0" w:firstRowLastColumn="0" w:lastRowFirstColumn="0" w:lastRowLastColumn="0"/>
        </w:trPr>
        <w:tc>
          <w:tcPr>
            <w:tcW w:w="2410" w:type="dxa"/>
          </w:tcPr>
          <w:p w14:paraId="7EA599FD" w14:textId="77777777" w:rsidR="00707DFB" w:rsidRDefault="00707DFB" w:rsidP="00135CFA"/>
        </w:tc>
        <w:tc>
          <w:tcPr>
            <w:tcW w:w="1276" w:type="dxa"/>
          </w:tcPr>
          <w:p w14:paraId="32118CFA" w14:textId="77777777" w:rsidR="00707DFB" w:rsidRDefault="00707DFB" w:rsidP="00135CFA"/>
        </w:tc>
        <w:tc>
          <w:tcPr>
            <w:tcW w:w="1134" w:type="dxa"/>
          </w:tcPr>
          <w:p w14:paraId="665A1548" w14:textId="77777777" w:rsidR="00707DFB" w:rsidRPr="00912A79" w:rsidRDefault="00707DFB" w:rsidP="00135CFA">
            <w:pPr>
              <w:rPr>
                <w:b/>
                <w:bCs/>
              </w:rPr>
            </w:pPr>
          </w:p>
        </w:tc>
        <w:tc>
          <w:tcPr>
            <w:tcW w:w="709" w:type="dxa"/>
          </w:tcPr>
          <w:p w14:paraId="28EF496B" w14:textId="77777777" w:rsidR="00707DFB" w:rsidRPr="00912A79" w:rsidRDefault="00707DFB" w:rsidP="00135CFA">
            <w:pPr>
              <w:rPr>
                <w:b/>
                <w:bCs/>
              </w:rPr>
            </w:pPr>
          </w:p>
        </w:tc>
        <w:tc>
          <w:tcPr>
            <w:tcW w:w="1134" w:type="dxa"/>
          </w:tcPr>
          <w:p w14:paraId="7EE054AD" w14:textId="77777777" w:rsidR="00707DFB" w:rsidRPr="00912A79" w:rsidRDefault="00707DFB" w:rsidP="00135CFA">
            <w:pPr>
              <w:rPr>
                <w:b/>
                <w:bCs/>
              </w:rPr>
            </w:pPr>
          </w:p>
        </w:tc>
        <w:tc>
          <w:tcPr>
            <w:tcW w:w="708" w:type="dxa"/>
          </w:tcPr>
          <w:p w14:paraId="7F1D63A2" w14:textId="77777777" w:rsidR="00707DFB" w:rsidRPr="00912A79" w:rsidRDefault="00707DFB" w:rsidP="00135CFA">
            <w:pPr>
              <w:rPr>
                <w:b/>
                <w:bCs/>
              </w:rPr>
            </w:pPr>
          </w:p>
        </w:tc>
        <w:tc>
          <w:tcPr>
            <w:tcW w:w="1169" w:type="dxa"/>
          </w:tcPr>
          <w:p w14:paraId="2584488C" w14:textId="77777777" w:rsidR="00707DFB" w:rsidRPr="00912A79" w:rsidRDefault="00707DFB" w:rsidP="00135CFA">
            <w:pPr>
              <w:rPr>
                <w:b/>
                <w:bCs/>
              </w:rPr>
            </w:pPr>
          </w:p>
        </w:tc>
        <w:tc>
          <w:tcPr>
            <w:tcW w:w="640" w:type="dxa"/>
          </w:tcPr>
          <w:p w14:paraId="5EDFDEBA" w14:textId="77777777" w:rsidR="00707DFB" w:rsidRPr="00912A79" w:rsidRDefault="00707DFB" w:rsidP="00135CFA">
            <w:pPr>
              <w:rPr>
                <w:b/>
                <w:bCs/>
              </w:rPr>
            </w:pPr>
          </w:p>
        </w:tc>
      </w:tr>
      <w:tr w:rsidR="00707DFB" w:rsidRPr="00F9181E" w14:paraId="106D1E3D" w14:textId="77777777"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14:paraId="6BC9A826" w14:textId="77777777" w:rsidR="00707DFB" w:rsidRDefault="00707DFB" w:rsidP="00135CFA">
            <w:r w:rsidRPr="00A147D6">
              <w:t>Bemerkung: Die Gewichtungs- / Bewertungsskala geht von 1 (am schlechtesten) bis 5 (am besten).</w:t>
            </w:r>
          </w:p>
        </w:tc>
        <w:tc>
          <w:tcPr>
            <w:tcW w:w="640" w:type="dxa"/>
          </w:tcPr>
          <w:p w14:paraId="3244B1FE" w14:textId="77777777" w:rsidR="00707DFB" w:rsidRDefault="00707DFB" w:rsidP="00707DFB">
            <w:pPr>
              <w:keepNext/>
            </w:pPr>
          </w:p>
        </w:tc>
      </w:tr>
    </w:tbl>
    <w:p w14:paraId="452DD025" w14:textId="77777777" w:rsidR="00707DFB" w:rsidRDefault="00707DFB">
      <w:pPr>
        <w:pStyle w:val="Caption"/>
      </w:pPr>
      <w:bookmarkStart w:id="86" w:name="_Ref320546124"/>
      <w:r>
        <w:lastRenderedPageBreak/>
        <w:t xml:space="preserve">Tabelle </w:t>
      </w:r>
      <w:fldSimple w:instr=" SEQ Tabelle \* ARABIC ">
        <w:r>
          <w:rPr>
            <w:noProof/>
          </w:rPr>
          <w:t>3</w:t>
        </w:r>
      </w:fldSimple>
      <w:r>
        <w:t xml:space="preserve"> </w:t>
      </w:r>
      <w:r w:rsidRPr="001F7726">
        <w:t>- Nutzwertanalyse: Monitorkonstellation für Video Wall</w:t>
      </w:r>
      <w:bookmarkEnd w:id="86"/>
    </w:p>
    <w:p w14:paraId="0996E7F2" w14:textId="77777777"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14:paraId="7D4CF3D8" w14:textId="77777777" w:rsidR="009D51FF" w:rsidRDefault="009D51FF" w:rsidP="007E0847"/>
    <w:p w14:paraId="0C33A9DF" w14:textId="77777777" w:rsidR="007E0847" w:rsidRDefault="007E0847" w:rsidP="007E0847">
      <w:pPr>
        <w:rPr>
          <w:rFonts w:asciiTheme="majorHAnsi" w:hAnsiTheme="majorHAnsi"/>
          <w:b/>
          <w:color w:val="00629E"/>
          <w:spacing w:val="15"/>
          <w:sz w:val="22"/>
          <w:szCs w:val="22"/>
        </w:rPr>
      </w:pPr>
      <w:bookmarkStart w:id="87" w:name="_Ref319065040"/>
      <w:r>
        <w:br w:type="page"/>
      </w:r>
    </w:p>
    <w:p w14:paraId="350881FD" w14:textId="77777777" w:rsidR="007E0847" w:rsidRDefault="007E0847" w:rsidP="007E0847">
      <w:pPr>
        <w:pStyle w:val="Heading3"/>
      </w:pPr>
      <w:bookmarkStart w:id="88" w:name="_Toc320601259"/>
      <w:r>
        <w:lastRenderedPageBreak/>
        <w:t>Grafikkarten</w:t>
      </w:r>
      <w:bookmarkEnd w:id="87"/>
      <w:bookmarkEnd w:id="88"/>
    </w:p>
    <w:p w14:paraId="226FA6AC" w14:textId="77777777"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14:paraId="3059CD35" w14:textId="77777777"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14:paraId="002230FE" w14:textId="77777777" w:rsidR="007E0847" w:rsidRDefault="007E0847" w:rsidP="007E0847">
      <w:pPr>
        <w:pStyle w:val="ListParagraph"/>
        <w:numPr>
          <w:ilvl w:val="0"/>
          <w:numId w:val="16"/>
        </w:numPr>
        <w:ind w:hanging="720"/>
      </w:pPr>
      <w:proofErr w:type="spellStart"/>
      <w:r>
        <w:t>Matrox</w:t>
      </w:r>
      <w:proofErr w:type="spellEnd"/>
      <w:r>
        <w:t xml:space="preserve"> M9188 mit 8 Anschlüssen</w:t>
      </w:r>
    </w:p>
    <w:p w14:paraId="3ABE1F5F" w14:textId="77777777" w:rsidR="007E0847" w:rsidRDefault="007E0847" w:rsidP="007E0847">
      <w:r>
        <w:rPr>
          <w:noProof/>
          <w:lang w:val="en-US"/>
        </w:rPr>
        <w:drawing>
          <wp:inline distT="0" distB="0" distL="0" distR="0" wp14:anchorId="3598B06A" wp14:editId="3DB4AB00">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14:paraId="2AC6419A" w14:textId="77777777" w:rsidR="007E0847" w:rsidRDefault="007E0847" w:rsidP="007E0847">
      <w:pPr>
        <w:pStyle w:val="Caption"/>
      </w:pPr>
      <w:r>
        <w:t xml:space="preserve">Abbildung </w:t>
      </w:r>
      <w:fldSimple w:instr=" SEQ Abbildung \* ARABIC ">
        <w:r w:rsidR="005B1EC9">
          <w:rPr>
            <w:noProof/>
          </w:rPr>
          <w:t>20</w:t>
        </w:r>
      </w:fldSimple>
      <w:r>
        <w:t xml:space="preserve"> - </w:t>
      </w:r>
      <w:proofErr w:type="spellStart"/>
      <w:r>
        <w:t>Matrox</w:t>
      </w:r>
      <w:proofErr w:type="spellEnd"/>
      <w:r>
        <w:t xml:space="preserve"> M9188</w:t>
      </w:r>
      <w:r>
        <w:br/>
      </w:r>
    </w:p>
    <w:p w14:paraId="12CF7AC1" w14:textId="77777777" w:rsidR="007E0847" w:rsidRDefault="007E0847" w:rsidP="007E0847">
      <w:pPr>
        <w:pStyle w:val="ListParagraph"/>
        <w:numPr>
          <w:ilvl w:val="0"/>
          <w:numId w:val="16"/>
        </w:numPr>
        <w:ind w:hanging="720"/>
      </w:pPr>
      <w:proofErr w:type="spellStart"/>
      <w:r>
        <w:t>Matrox</w:t>
      </w:r>
      <w:proofErr w:type="spellEnd"/>
      <w:r>
        <w:t xml:space="preserve"> M9128 mit 2 Anschlüssen</w:t>
      </w:r>
    </w:p>
    <w:p w14:paraId="3CA4EE5E" w14:textId="77777777" w:rsidR="007E0847" w:rsidRDefault="007E0847" w:rsidP="007E0847">
      <w:r>
        <w:rPr>
          <w:noProof/>
          <w:lang w:val="en-US"/>
        </w:rPr>
        <w:drawing>
          <wp:inline distT="0" distB="0" distL="0" distR="0" wp14:anchorId="5710E655" wp14:editId="3E6121B9">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99564" cy="1841345"/>
                    </a:xfrm>
                    <a:prstGeom prst="rect">
                      <a:avLst/>
                    </a:prstGeom>
                  </pic:spPr>
                </pic:pic>
              </a:graphicData>
            </a:graphic>
          </wp:inline>
        </w:drawing>
      </w:r>
    </w:p>
    <w:p w14:paraId="1E596517" w14:textId="77777777" w:rsidR="00BB4CF3" w:rsidRDefault="007E0847" w:rsidP="00A67095">
      <w:pPr>
        <w:pStyle w:val="Caption"/>
      </w:pPr>
      <w:r>
        <w:t xml:space="preserve">Abbildung </w:t>
      </w:r>
      <w:fldSimple w:instr=" SEQ Abbildung \* ARABIC ">
        <w:r w:rsidR="005B1EC9">
          <w:rPr>
            <w:noProof/>
          </w:rPr>
          <w:t>21</w:t>
        </w:r>
      </w:fldSimple>
      <w:r>
        <w:t xml:space="preserve"> - </w:t>
      </w:r>
      <w:proofErr w:type="spellStart"/>
      <w:r>
        <w:t>Matrox</w:t>
      </w:r>
      <w:proofErr w:type="spellEnd"/>
      <w:r>
        <w:t xml:space="preserve"> </w:t>
      </w:r>
      <w:r w:rsidRPr="008D539C">
        <w:t>M9128</w:t>
      </w:r>
    </w:p>
    <w:p w14:paraId="6687EE22" w14:textId="77777777" w:rsidR="00BB4CF3" w:rsidRDefault="00BB4CF3" w:rsidP="00BB4CF3">
      <w:pPr>
        <w:rPr>
          <w:color w:val="365F91" w:themeColor="accent1" w:themeShade="BF"/>
          <w:sz w:val="16"/>
          <w:szCs w:val="16"/>
        </w:rPr>
      </w:pPr>
      <w:r>
        <w:br w:type="page"/>
      </w:r>
    </w:p>
    <w:p w14:paraId="07C772D6" w14:textId="77777777" w:rsidR="00BB4CF3" w:rsidRDefault="00BB4CF3" w:rsidP="00BB4CF3">
      <w:pPr>
        <w:pStyle w:val="Heading2"/>
      </w:pPr>
      <w:r>
        <w:lastRenderedPageBreak/>
        <w:t>Sofortiges Erfolgserlebnis</w:t>
      </w:r>
    </w:p>
    <w:p w14:paraId="098D1F1D" w14:textId="77777777"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14:paraId="05EF44D3" w14:textId="77777777"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9"/>
      <w:footerReference w:type="default" r:id="rId3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Markus Stolze" w:date="2012-05-17T14:18:00Z" w:initials="MS">
    <w:p w14:paraId="2F577DB1" w14:textId="77777777" w:rsidR="00221D28" w:rsidRDefault="00221D28">
      <w:pPr>
        <w:pStyle w:val="CommentText"/>
      </w:pPr>
      <w:r>
        <w:rPr>
          <w:rStyle w:val="CommentReference"/>
        </w:rPr>
        <w:annotationRef/>
      </w:r>
      <w:r>
        <w:t>Wer würde sein Studium...</w:t>
      </w:r>
    </w:p>
  </w:comment>
  <w:comment w:id="5" w:author="Markus Stolze" w:date="2012-05-17T14:17:00Z" w:initials="MS">
    <w:p w14:paraId="4A7DADB7" w14:textId="77777777" w:rsidR="00221D28" w:rsidRDefault="00221D28">
      <w:pPr>
        <w:pStyle w:val="CommentText"/>
      </w:pPr>
      <w:r>
        <w:rPr>
          <w:rStyle w:val="CommentReference"/>
        </w:rPr>
        <w:annotationRef/>
      </w:r>
      <w:r>
        <w:t>Von denen war noch nicht die Rede!</w:t>
      </w:r>
    </w:p>
  </w:comment>
  <w:comment w:id="6" w:author="Markus Stolze" w:date="2012-05-17T14:20:00Z" w:initials="MS">
    <w:p w14:paraId="527E2B15" w14:textId="77777777" w:rsidR="00221D28" w:rsidRDefault="00221D28">
      <w:pPr>
        <w:pStyle w:val="CommentText"/>
      </w:pPr>
      <w:r>
        <w:rPr>
          <w:rStyle w:val="CommentReference"/>
        </w:rPr>
        <w:annotationRef/>
      </w:r>
      <w:r>
        <w:t>????</w:t>
      </w:r>
    </w:p>
  </w:comment>
  <w:comment w:id="63" w:author="Markus Stolze" w:date="2012-05-18T10:50:00Z" w:initials="MS">
    <w:p w14:paraId="68570642" w14:textId="0D68ECA6" w:rsidR="00221D28" w:rsidRDefault="00221D28">
      <w:pPr>
        <w:pStyle w:val="CommentText"/>
      </w:pPr>
      <w:r>
        <w:rPr>
          <w:rStyle w:val="CommentReference"/>
        </w:rPr>
        <w:annotationRef/>
      </w:r>
      <w:r>
        <w:t xml:space="preserve">Was bedeuten die Farben (Legende fehlt). Habt Ihr Erkennungsgeschwindigkeit und Erkennungsrate gemessen (wie war das Experiment genau aufgebaut: wie schnell seit ihr durchgelaufen. Unterscheidung von laufen in Gruppen </w:t>
      </w:r>
      <w:proofErr w:type="spellStart"/>
      <w:r>
        <w:t>vs</w:t>
      </w:r>
      <w:proofErr w:type="spellEnd"/>
      <w:r>
        <w:t xml:space="preserve"> laufen alleine?)</w:t>
      </w:r>
    </w:p>
  </w:comment>
  <w:comment w:id="84" w:author="Markus Stolze" w:date="2012-05-20T11:44:00Z" w:initials="MS">
    <w:p w14:paraId="529C58EE" w14:textId="2121C1DA" w:rsidR="004B1FB0" w:rsidRDefault="004B1FB0">
      <w:pPr>
        <w:pStyle w:val="CommentText"/>
      </w:pPr>
      <w:r>
        <w:rPr>
          <w:rStyle w:val="CommentReference"/>
        </w:rPr>
        <w:annotationRef/>
      </w:r>
      <w:r>
        <w:t>Wie besprochen wäre es vielleicht nur mit wenigen Werten zu arbeiten, und zu erklären wie generell zu den Betretungen gelangt wurde. Vielleicht macht es auch Sinn zu erklären zu welchem Datum diese Voranalyse abgeschlossen wurde. Das macht könnte es erlauben neue Erkenntnisse (</w:t>
      </w:r>
      <w:proofErr w:type="spellStart"/>
      <w:r>
        <w:t>zB</w:t>
      </w:r>
      <w:proofErr w:type="spellEnd"/>
      <w:r>
        <w:t xml:space="preserve"> zu Video-Karten</w:t>
      </w:r>
      <w:r w:rsidR="00D45F66">
        <w:t xml:space="preserve"> </w:t>
      </w:r>
      <w:bookmarkStart w:id="85" w:name="_GoBack"/>
      <w:bookmarkEnd w:id="85"/>
      <w:r>
        <w:t>und Monitor-Konfigurationen) dann später zu diskutieren.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EA8F81" w14:textId="77777777" w:rsidR="00221D28" w:rsidRDefault="00221D28" w:rsidP="008F2373">
      <w:pPr>
        <w:spacing w:after="0"/>
      </w:pPr>
      <w:r>
        <w:separator/>
      </w:r>
    </w:p>
  </w:endnote>
  <w:endnote w:type="continuationSeparator" w:id="0">
    <w:p w14:paraId="7C449540" w14:textId="77777777" w:rsidR="00221D28" w:rsidRDefault="00221D2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6DF9F4" w14:textId="77777777" w:rsidR="00221D28" w:rsidRDefault="00221D28">
    <w:pPr>
      <w:pStyle w:val="Footer"/>
    </w:pPr>
    <w:r>
      <w:t>Video Wall - Vorstudie</w:t>
    </w:r>
    <w:r w:rsidRPr="005E2896">
      <w:tab/>
    </w:r>
    <w:r>
      <w:fldChar w:fldCharType="begin"/>
    </w:r>
    <w:r>
      <w:instrText xml:space="preserve"> DATE  \@ "d. MMMM yyyy"  \* MERGEFORMAT </w:instrText>
    </w:r>
    <w:r>
      <w:fldChar w:fldCharType="separate"/>
    </w:r>
    <w:r>
      <w:rPr>
        <w:noProof/>
      </w:rPr>
      <w:t>17.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45F66" w:rsidRPr="00D45F66">
      <w:rPr>
        <w:b/>
        <w:noProof/>
        <w:lang w:val="de-DE"/>
      </w:rPr>
      <w:t>25</w:t>
    </w:r>
    <w:r>
      <w:rPr>
        <w:b/>
      </w:rPr>
      <w:fldChar w:fldCharType="end"/>
    </w:r>
    <w:r>
      <w:rPr>
        <w:lang w:val="de-DE"/>
      </w:rPr>
      <w:t xml:space="preserve"> von </w:t>
    </w:r>
    <w:fldSimple w:instr="NUMPAGES  \* Arabic  \* MERGEFORMAT">
      <w:r w:rsidR="00D45F66" w:rsidRPr="00D45F66">
        <w:rPr>
          <w:b/>
          <w:noProof/>
          <w:lang w:val="de-DE"/>
        </w:rPr>
        <w:t>25</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579F17" w14:textId="77777777" w:rsidR="00221D28" w:rsidRDefault="00221D28" w:rsidP="008F2373">
      <w:pPr>
        <w:spacing w:after="0"/>
      </w:pPr>
      <w:r>
        <w:separator/>
      </w:r>
    </w:p>
  </w:footnote>
  <w:footnote w:type="continuationSeparator" w:id="0">
    <w:p w14:paraId="0BC9F394" w14:textId="77777777" w:rsidR="00221D28" w:rsidRDefault="00221D28" w:rsidP="008F2373">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468F83" w14:textId="77777777" w:rsidR="00221D28" w:rsidRDefault="00221D28">
    <w:pPr>
      <w:pStyle w:val="Heade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attachedTemplate r:id="rId1"/>
  <w:trackRevisions/>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13CCF"/>
    <w:rsid w:val="0001647C"/>
    <w:rsid w:val="000225DD"/>
    <w:rsid w:val="0003203E"/>
    <w:rsid w:val="00032326"/>
    <w:rsid w:val="00040982"/>
    <w:rsid w:val="00043479"/>
    <w:rsid w:val="00045A3C"/>
    <w:rsid w:val="000501F4"/>
    <w:rsid w:val="00050A63"/>
    <w:rsid w:val="0005786D"/>
    <w:rsid w:val="00065082"/>
    <w:rsid w:val="000727C4"/>
    <w:rsid w:val="00075900"/>
    <w:rsid w:val="00077156"/>
    <w:rsid w:val="00077CD5"/>
    <w:rsid w:val="00080D36"/>
    <w:rsid w:val="00085EB5"/>
    <w:rsid w:val="000917AE"/>
    <w:rsid w:val="00097A2B"/>
    <w:rsid w:val="00097AB6"/>
    <w:rsid w:val="000A1DF7"/>
    <w:rsid w:val="000A2C34"/>
    <w:rsid w:val="000A3860"/>
    <w:rsid w:val="000B1504"/>
    <w:rsid w:val="000B5BC3"/>
    <w:rsid w:val="000B658F"/>
    <w:rsid w:val="000B66FE"/>
    <w:rsid w:val="000B6D9A"/>
    <w:rsid w:val="000B76FC"/>
    <w:rsid w:val="000C0EBB"/>
    <w:rsid w:val="000C268D"/>
    <w:rsid w:val="000D69FB"/>
    <w:rsid w:val="000E2CAD"/>
    <w:rsid w:val="000E2D35"/>
    <w:rsid w:val="000E3E63"/>
    <w:rsid w:val="000E71F7"/>
    <w:rsid w:val="000F1D46"/>
    <w:rsid w:val="000F25E8"/>
    <w:rsid w:val="000F790F"/>
    <w:rsid w:val="0010288D"/>
    <w:rsid w:val="001109D2"/>
    <w:rsid w:val="00110F21"/>
    <w:rsid w:val="001156C5"/>
    <w:rsid w:val="00120AEB"/>
    <w:rsid w:val="00120D9E"/>
    <w:rsid w:val="00120E67"/>
    <w:rsid w:val="00124175"/>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29E1"/>
    <w:rsid w:val="001B412B"/>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A8C"/>
    <w:rsid w:val="001F61F8"/>
    <w:rsid w:val="002123CD"/>
    <w:rsid w:val="00214F45"/>
    <w:rsid w:val="00220C5E"/>
    <w:rsid w:val="00221D28"/>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09E8"/>
    <w:rsid w:val="002A1CF3"/>
    <w:rsid w:val="002A32D0"/>
    <w:rsid w:val="002B287A"/>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2BB4"/>
    <w:rsid w:val="002F3CAF"/>
    <w:rsid w:val="002F525C"/>
    <w:rsid w:val="002F7CC2"/>
    <w:rsid w:val="00301F1C"/>
    <w:rsid w:val="0030331D"/>
    <w:rsid w:val="003045A3"/>
    <w:rsid w:val="00311540"/>
    <w:rsid w:val="00314A8E"/>
    <w:rsid w:val="00320B9A"/>
    <w:rsid w:val="00320CC3"/>
    <w:rsid w:val="00324B10"/>
    <w:rsid w:val="003324F5"/>
    <w:rsid w:val="00332B38"/>
    <w:rsid w:val="003338A3"/>
    <w:rsid w:val="003365B7"/>
    <w:rsid w:val="003428AC"/>
    <w:rsid w:val="00351C29"/>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3DC7"/>
    <w:rsid w:val="003C72BF"/>
    <w:rsid w:val="003C7683"/>
    <w:rsid w:val="003D115F"/>
    <w:rsid w:val="003D2D5A"/>
    <w:rsid w:val="003D559B"/>
    <w:rsid w:val="003D78E0"/>
    <w:rsid w:val="003E40FB"/>
    <w:rsid w:val="003E5974"/>
    <w:rsid w:val="00402E1C"/>
    <w:rsid w:val="004033A6"/>
    <w:rsid w:val="0040478E"/>
    <w:rsid w:val="00404F4E"/>
    <w:rsid w:val="00407EF5"/>
    <w:rsid w:val="00415959"/>
    <w:rsid w:val="00425091"/>
    <w:rsid w:val="004258C2"/>
    <w:rsid w:val="00426561"/>
    <w:rsid w:val="0043065F"/>
    <w:rsid w:val="00441BA8"/>
    <w:rsid w:val="00441FB4"/>
    <w:rsid w:val="004431D2"/>
    <w:rsid w:val="00444D21"/>
    <w:rsid w:val="00450503"/>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B1FB0"/>
    <w:rsid w:val="004C05D8"/>
    <w:rsid w:val="004C0739"/>
    <w:rsid w:val="004C2220"/>
    <w:rsid w:val="004C2A1D"/>
    <w:rsid w:val="004C2E11"/>
    <w:rsid w:val="004C3785"/>
    <w:rsid w:val="004C5145"/>
    <w:rsid w:val="004C61AF"/>
    <w:rsid w:val="004C6767"/>
    <w:rsid w:val="004C727F"/>
    <w:rsid w:val="004D4E51"/>
    <w:rsid w:val="004D522A"/>
    <w:rsid w:val="004E534B"/>
    <w:rsid w:val="004E6A6B"/>
    <w:rsid w:val="004F1530"/>
    <w:rsid w:val="004F2E0B"/>
    <w:rsid w:val="004F46DE"/>
    <w:rsid w:val="00504496"/>
    <w:rsid w:val="00506318"/>
    <w:rsid w:val="0050684A"/>
    <w:rsid w:val="005159A7"/>
    <w:rsid w:val="00517828"/>
    <w:rsid w:val="00522496"/>
    <w:rsid w:val="005246C7"/>
    <w:rsid w:val="0053007C"/>
    <w:rsid w:val="005320A6"/>
    <w:rsid w:val="00532F95"/>
    <w:rsid w:val="005407C8"/>
    <w:rsid w:val="00543751"/>
    <w:rsid w:val="005451B8"/>
    <w:rsid w:val="00545B7C"/>
    <w:rsid w:val="0054612A"/>
    <w:rsid w:val="00550DD9"/>
    <w:rsid w:val="00551365"/>
    <w:rsid w:val="005532E5"/>
    <w:rsid w:val="00555305"/>
    <w:rsid w:val="00557A31"/>
    <w:rsid w:val="00560405"/>
    <w:rsid w:val="00560F2A"/>
    <w:rsid w:val="00561AEA"/>
    <w:rsid w:val="0056419C"/>
    <w:rsid w:val="00567864"/>
    <w:rsid w:val="005725FA"/>
    <w:rsid w:val="00573EF0"/>
    <w:rsid w:val="005743C4"/>
    <w:rsid w:val="00574FC7"/>
    <w:rsid w:val="00577773"/>
    <w:rsid w:val="005779F5"/>
    <w:rsid w:val="005867A0"/>
    <w:rsid w:val="00587539"/>
    <w:rsid w:val="005875F5"/>
    <w:rsid w:val="0059202A"/>
    <w:rsid w:val="0059227C"/>
    <w:rsid w:val="00594AD1"/>
    <w:rsid w:val="0059532E"/>
    <w:rsid w:val="005954AB"/>
    <w:rsid w:val="005A0258"/>
    <w:rsid w:val="005A40FB"/>
    <w:rsid w:val="005A4EC3"/>
    <w:rsid w:val="005B081C"/>
    <w:rsid w:val="005B1EC9"/>
    <w:rsid w:val="005B24FA"/>
    <w:rsid w:val="005B267B"/>
    <w:rsid w:val="005B5D3E"/>
    <w:rsid w:val="005C00A9"/>
    <w:rsid w:val="005C4E1C"/>
    <w:rsid w:val="005C5CBD"/>
    <w:rsid w:val="005C7B73"/>
    <w:rsid w:val="005D5435"/>
    <w:rsid w:val="005E1D61"/>
    <w:rsid w:val="005E2099"/>
    <w:rsid w:val="005E2896"/>
    <w:rsid w:val="005E3310"/>
    <w:rsid w:val="005E6C04"/>
    <w:rsid w:val="005F6A3C"/>
    <w:rsid w:val="006016BA"/>
    <w:rsid w:val="00601F8A"/>
    <w:rsid w:val="00605E68"/>
    <w:rsid w:val="00607536"/>
    <w:rsid w:val="006118A4"/>
    <w:rsid w:val="00613195"/>
    <w:rsid w:val="006156A4"/>
    <w:rsid w:val="00617292"/>
    <w:rsid w:val="0062053B"/>
    <w:rsid w:val="006211F6"/>
    <w:rsid w:val="00621221"/>
    <w:rsid w:val="006217E9"/>
    <w:rsid w:val="00622B00"/>
    <w:rsid w:val="00623750"/>
    <w:rsid w:val="0062709E"/>
    <w:rsid w:val="00630EDA"/>
    <w:rsid w:val="006314BE"/>
    <w:rsid w:val="00635381"/>
    <w:rsid w:val="00637BEA"/>
    <w:rsid w:val="00640EF2"/>
    <w:rsid w:val="00642D6F"/>
    <w:rsid w:val="006505B5"/>
    <w:rsid w:val="00651384"/>
    <w:rsid w:val="00651F32"/>
    <w:rsid w:val="00661779"/>
    <w:rsid w:val="00663B07"/>
    <w:rsid w:val="00665153"/>
    <w:rsid w:val="00670EF6"/>
    <w:rsid w:val="0067147E"/>
    <w:rsid w:val="006723A8"/>
    <w:rsid w:val="00676147"/>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3BEC"/>
    <w:rsid w:val="006B6727"/>
    <w:rsid w:val="006C209A"/>
    <w:rsid w:val="006C2963"/>
    <w:rsid w:val="006C6507"/>
    <w:rsid w:val="006D124A"/>
    <w:rsid w:val="006D5308"/>
    <w:rsid w:val="006D5A74"/>
    <w:rsid w:val="006D6B49"/>
    <w:rsid w:val="006D71F5"/>
    <w:rsid w:val="006E29B8"/>
    <w:rsid w:val="006E5CF4"/>
    <w:rsid w:val="006F0BE2"/>
    <w:rsid w:val="006F2255"/>
    <w:rsid w:val="006F26CE"/>
    <w:rsid w:val="00706E08"/>
    <w:rsid w:val="00707C5A"/>
    <w:rsid w:val="00707DFB"/>
    <w:rsid w:val="00712039"/>
    <w:rsid w:val="00713284"/>
    <w:rsid w:val="00713DB2"/>
    <w:rsid w:val="00714B3D"/>
    <w:rsid w:val="007162E9"/>
    <w:rsid w:val="00717701"/>
    <w:rsid w:val="007179AC"/>
    <w:rsid w:val="0072413D"/>
    <w:rsid w:val="00725C78"/>
    <w:rsid w:val="00725DF9"/>
    <w:rsid w:val="00727600"/>
    <w:rsid w:val="00733737"/>
    <w:rsid w:val="0073417C"/>
    <w:rsid w:val="0073435E"/>
    <w:rsid w:val="00736387"/>
    <w:rsid w:val="007424FB"/>
    <w:rsid w:val="00743BEF"/>
    <w:rsid w:val="00746EF2"/>
    <w:rsid w:val="0075029B"/>
    <w:rsid w:val="00752712"/>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62AA"/>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111"/>
    <w:rsid w:val="007E2307"/>
    <w:rsid w:val="007E31FF"/>
    <w:rsid w:val="007F1ABA"/>
    <w:rsid w:val="007F4986"/>
    <w:rsid w:val="00802A18"/>
    <w:rsid w:val="00804BD2"/>
    <w:rsid w:val="00804C8A"/>
    <w:rsid w:val="00807A5A"/>
    <w:rsid w:val="008321D3"/>
    <w:rsid w:val="0083400C"/>
    <w:rsid w:val="00837E80"/>
    <w:rsid w:val="00842A23"/>
    <w:rsid w:val="00844ADD"/>
    <w:rsid w:val="00845521"/>
    <w:rsid w:val="008472C4"/>
    <w:rsid w:val="00850ED6"/>
    <w:rsid w:val="00851497"/>
    <w:rsid w:val="0085280D"/>
    <w:rsid w:val="0085550D"/>
    <w:rsid w:val="00855938"/>
    <w:rsid w:val="00867A7F"/>
    <w:rsid w:val="00870C31"/>
    <w:rsid w:val="008711A6"/>
    <w:rsid w:val="008722E3"/>
    <w:rsid w:val="00875EA7"/>
    <w:rsid w:val="00883E89"/>
    <w:rsid w:val="00887085"/>
    <w:rsid w:val="00892C73"/>
    <w:rsid w:val="00894578"/>
    <w:rsid w:val="00895B99"/>
    <w:rsid w:val="0089748A"/>
    <w:rsid w:val="008A36ED"/>
    <w:rsid w:val="008A420E"/>
    <w:rsid w:val="008A4E18"/>
    <w:rsid w:val="008A5C15"/>
    <w:rsid w:val="008B3DC8"/>
    <w:rsid w:val="008B74EE"/>
    <w:rsid w:val="008C0A1C"/>
    <w:rsid w:val="008C2F4A"/>
    <w:rsid w:val="008C480C"/>
    <w:rsid w:val="008C54BF"/>
    <w:rsid w:val="008C558E"/>
    <w:rsid w:val="008C57D9"/>
    <w:rsid w:val="008D093B"/>
    <w:rsid w:val="008D0FE7"/>
    <w:rsid w:val="008D3868"/>
    <w:rsid w:val="008D6BDA"/>
    <w:rsid w:val="008E328B"/>
    <w:rsid w:val="008E4868"/>
    <w:rsid w:val="008F227D"/>
    <w:rsid w:val="008F2373"/>
    <w:rsid w:val="008F3C8B"/>
    <w:rsid w:val="008F5CD2"/>
    <w:rsid w:val="008F5EC5"/>
    <w:rsid w:val="008F6C36"/>
    <w:rsid w:val="0090148A"/>
    <w:rsid w:val="009030F0"/>
    <w:rsid w:val="0090356D"/>
    <w:rsid w:val="00904157"/>
    <w:rsid w:val="00910FE6"/>
    <w:rsid w:val="00913292"/>
    <w:rsid w:val="00914DCB"/>
    <w:rsid w:val="00916B04"/>
    <w:rsid w:val="0092056D"/>
    <w:rsid w:val="00921794"/>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2800"/>
    <w:rsid w:val="00992A18"/>
    <w:rsid w:val="00994E1D"/>
    <w:rsid w:val="009962A5"/>
    <w:rsid w:val="009A060D"/>
    <w:rsid w:val="009A2DEF"/>
    <w:rsid w:val="009A48A3"/>
    <w:rsid w:val="009A73AE"/>
    <w:rsid w:val="009B283A"/>
    <w:rsid w:val="009B4C74"/>
    <w:rsid w:val="009B5668"/>
    <w:rsid w:val="009C32E9"/>
    <w:rsid w:val="009C4A89"/>
    <w:rsid w:val="009D1582"/>
    <w:rsid w:val="009D51FF"/>
    <w:rsid w:val="009D7768"/>
    <w:rsid w:val="009E0324"/>
    <w:rsid w:val="009E05B5"/>
    <w:rsid w:val="009E072F"/>
    <w:rsid w:val="009E214F"/>
    <w:rsid w:val="009E3101"/>
    <w:rsid w:val="009E4FD9"/>
    <w:rsid w:val="009E58A3"/>
    <w:rsid w:val="009E7E2F"/>
    <w:rsid w:val="009F0453"/>
    <w:rsid w:val="009F211B"/>
    <w:rsid w:val="009F4E6A"/>
    <w:rsid w:val="009F5349"/>
    <w:rsid w:val="00A06B4F"/>
    <w:rsid w:val="00A103C6"/>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B02F2"/>
    <w:rsid w:val="00AB0594"/>
    <w:rsid w:val="00AB1284"/>
    <w:rsid w:val="00AB21BC"/>
    <w:rsid w:val="00AB23E5"/>
    <w:rsid w:val="00AB2906"/>
    <w:rsid w:val="00AB3C06"/>
    <w:rsid w:val="00AB51D5"/>
    <w:rsid w:val="00AB56C7"/>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619E"/>
    <w:rsid w:val="00BC64A4"/>
    <w:rsid w:val="00BD0271"/>
    <w:rsid w:val="00BD38FD"/>
    <w:rsid w:val="00BD4531"/>
    <w:rsid w:val="00BE2302"/>
    <w:rsid w:val="00BE2F8C"/>
    <w:rsid w:val="00BE512D"/>
    <w:rsid w:val="00BE5CA5"/>
    <w:rsid w:val="00BE6DFC"/>
    <w:rsid w:val="00BF1750"/>
    <w:rsid w:val="00BF2FE7"/>
    <w:rsid w:val="00C02122"/>
    <w:rsid w:val="00C03EE7"/>
    <w:rsid w:val="00C06704"/>
    <w:rsid w:val="00C14F5B"/>
    <w:rsid w:val="00C20E2C"/>
    <w:rsid w:val="00C22202"/>
    <w:rsid w:val="00C25A25"/>
    <w:rsid w:val="00C30432"/>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5166"/>
    <w:rsid w:val="00CA68E8"/>
    <w:rsid w:val="00CB0284"/>
    <w:rsid w:val="00CB0412"/>
    <w:rsid w:val="00CB083C"/>
    <w:rsid w:val="00CB0A9C"/>
    <w:rsid w:val="00CB2879"/>
    <w:rsid w:val="00CB5B30"/>
    <w:rsid w:val="00CB7B0E"/>
    <w:rsid w:val="00CC10FD"/>
    <w:rsid w:val="00CC38BE"/>
    <w:rsid w:val="00CC5D9B"/>
    <w:rsid w:val="00CD354D"/>
    <w:rsid w:val="00CD3EB0"/>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0172"/>
    <w:rsid w:val="00D32379"/>
    <w:rsid w:val="00D3286B"/>
    <w:rsid w:val="00D328A6"/>
    <w:rsid w:val="00D36930"/>
    <w:rsid w:val="00D36BAE"/>
    <w:rsid w:val="00D400BD"/>
    <w:rsid w:val="00D44C57"/>
    <w:rsid w:val="00D45F66"/>
    <w:rsid w:val="00D518C2"/>
    <w:rsid w:val="00D54B94"/>
    <w:rsid w:val="00D57385"/>
    <w:rsid w:val="00D64933"/>
    <w:rsid w:val="00D64CAF"/>
    <w:rsid w:val="00D737E2"/>
    <w:rsid w:val="00D80FD8"/>
    <w:rsid w:val="00D81DA1"/>
    <w:rsid w:val="00D95F39"/>
    <w:rsid w:val="00D95F6C"/>
    <w:rsid w:val="00D96467"/>
    <w:rsid w:val="00DA08D7"/>
    <w:rsid w:val="00DA3398"/>
    <w:rsid w:val="00DB28C8"/>
    <w:rsid w:val="00DB2BAD"/>
    <w:rsid w:val="00DB7EF2"/>
    <w:rsid w:val="00DC00DE"/>
    <w:rsid w:val="00DC0F4F"/>
    <w:rsid w:val="00DC1487"/>
    <w:rsid w:val="00DC33F4"/>
    <w:rsid w:val="00DC3834"/>
    <w:rsid w:val="00DC4A27"/>
    <w:rsid w:val="00DD295F"/>
    <w:rsid w:val="00DD39D7"/>
    <w:rsid w:val="00DD552D"/>
    <w:rsid w:val="00DE0684"/>
    <w:rsid w:val="00DE350D"/>
    <w:rsid w:val="00DE61E9"/>
    <w:rsid w:val="00DF3168"/>
    <w:rsid w:val="00DF321F"/>
    <w:rsid w:val="00DF3331"/>
    <w:rsid w:val="00DF675E"/>
    <w:rsid w:val="00DF6C06"/>
    <w:rsid w:val="00E03728"/>
    <w:rsid w:val="00E03F5E"/>
    <w:rsid w:val="00E13112"/>
    <w:rsid w:val="00E132BF"/>
    <w:rsid w:val="00E13BEF"/>
    <w:rsid w:val="00E20B36"/>
    <w:rsid w:val="00E22264"/>
    <w:rsid w:val="00E254D2"/>
    <w:rsid w:val="00E318BF"/>
    <w:rsid w:val="00E31FFC"/>
    <w:rsid w:val="00E32704"/>
    <w:rsid w:val="00E330DE"/>
    <w:rsid w:val="00E3381A"/>
    <w:rsid w:val="00E4144A"/>
    <w:rsid w:val="00E54E33"/>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1EE2"/>
    <w:rsid w:val="00FA3E52"/>
    <w:rsid w:val="00FA4200"/>
    <w:rsid w:val="00FA6CF7"/>
    <w:rsid w:val="00FA78A4"/>
    <w:rsid w:val="00FB140E"/>
    <w:rsid w:val="00FB233D"/>
    <w:rsid w:val="00FB472D"/>
    <w:rsid w:val="00FB7BF0"/>
    <w:rsid w:val="00FB7E05"/>
    <w:rsid w:val="00FC564C"/>
    <w:rsid w:val="00FC5B3C"/>
    <w:rsid w:val="00FC5D54"/>
    <w:rsid w:val="00FC7011"/>
    <w:rsid w:val="00FC7231"/>
    <w:rsid w:val="00FE05E2"/>
    <w:rsid w:val="00FE1F6A"/>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C567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CommentReference">
    <w:name w:val="annotation reference"/>
    <w:basedOn w:val="DefaultParagraphFont"/>
    <w:uiPriority w:val="99"/>
    <w:semiHidden/>
    <w:unhideWhenUsed/>
    <w:rsid w:val="00450503"/>
    <w:rPr>
      <w:sz w:val="18"/>
      <w:szCs w:val="18"/>
    </w:rPr>
  </w:style>
  <w:style w:type="paragraph" w:styleId="CommentText">
    <w:name w:val="annotation text"/>
    <w:basedOn w:val="Normal"/>
    <w:link w:val="CommentTextChar"/>
    <w:uiPriority w:val="99"/>
    <w:semiHidden/>
    <w:unhideWhenUsed/>
    <w:rsid w:val="00450503"/>
    <w:rPr>
      <w:sz w:val="24"/>
      <w:szCs w:val="24"/>
    </w:rPr>
  </w:style>
  <w:style w:type="character" w:customStyle="1" w:styleId="CommentTextChar">
    <w:name w:val="Comment Text Char"/>
    <w:basedOn w:val="DefaultParagraphFont"/>
    <w:link w:val="CommentText"/>
    <w:uiPriority w:val="99"/>
    <w:semiHidden/>
    <w:rsid w:val="00450503"/>
    <w:rPr>
      <w:sz w:val="24"/>
      <w:szCs w:val="24"/>
    </w:rPr>
  </w:style>
  <w:style w:type="paragraph" w:styleId="CommentSubject">
    <w:name w:val="annotation subject"/>
    <w:basedOn w:val="CommentText"/>
    <w:next w:val="CommentText"/>
    <w:link w:val="CommentSubjectChar"/>
    <w:uiPriority w:val="99"/>
    <w:semiHidden/>
    <w:unhideWhenUsed/>
    <w:rsid w:val="00450503"/>
    <w:rPr>
      <w:b/>
      <w:bCs/>
      <w:sz w:val="20"/>
      <w:szCs w:val="20"/>
    </w:rPr>
  </w:style>
  <w:style w:type="character" w:customStyle="1" w:styleId="CommentSubjectChar">
    <w:name w:val="Comment Subject Char"/>
    <w:basedOn w:val="CommentTextChar"/>
    <w:link w:val="CommentSubject"/>
    <w:uiPriority w:val="99"/>
    <w:semiHidden/>
    <w:rsid w:val="0045050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CommentReference">
    <w:name w:val="annotation reference"/>
    <w:basedOn w:val="DefaultParagraphFont"/>
    <w:uiPriority w:val="99"/>
    <w:semiHidden/>
    <w:unhideWhenUsed/>
    <w:rsid w:val="00450503"/>
    <w:rPr>
      <w:sz w:val="18"/>
      <w:szCs w:val="18"/>
    </w:rPr>
  </w:style>
  <w:style w:type="paragraph" w:styleId="CommentText">
    <w:name w:val="annotation text"/>
    <w:basedOn w:val="Normal"/>
    <w:link w:val="CommentTextChar"/>
    <w:uiPriority w:val="99"/>
    <w:semiHidden/>
    <w:unhideWhenUsed/>
    <w:rsid w:val="00450503"/>
    <w:rPr>
      <w:sz w:val="24"/>
      <w:szCs w:val="24"/>
    </w:rPr>
  </w:style>
  <w:style w:type="character" w:customStyle="1" w:styleId="CommentTextChar">
    <w:name w:val="Comment Text Char"/>
    <w:basedOn w:val="DefaultParagraphFont"/>
    <w:link w:val="CommentText"/>
    <w:uiPriority w:val="99"/>
    <w:semiHidden/>
    <w:rsid w:val="00450503"/>
    <w:rPr>
      <w:sz w:val="24"/>
      <w:szCs w:val="24"/>
    </w:rPr>
  </w:style>
  <w:style w:type="paragraph" w:styleId="CommentSubject">
    <w:name w:val="annotation subject"/>
    <w:basedOn w:val="CommentText"/>
    <w:next w:val="CommentText"/>
    <w:link w:val="CommentSubjectChar"/>
    <w:uiPriority w:val="99"/>
    <w:semiHidden/>
    <w:unhideWhenUsed/>
    <w:rsid w:val="00450503"/>
    <w:rPr>
      <w:b/>
      <w:bCs/>
      <w:sz w:val="20"/>
      <w:szCs w:val="20"/>
    </w:rPr>
  </w:style>
  <w:style w:type="character" w:customStyle="1" w:styleId="CommentSubjectChar">
    <w:name w:val="Comment Subject Char"/>
    <w:basedOn w:val="CommentTextChar"/>
    <w:link w:val="CommentSubject"/>
    <w:uiPriority w:val="99"/>
    <w:semiHidden/>
    <w:rsid w:val="004505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4.jpeg"/><Relationship Id="rId21" Type="http://schemas.openxmlformats.org/officeDocument/2006/relationships/image" Target="media/image5.JP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image" Target="media/image2.png"/><Relationship Id="rId14" Type="http://schemas.openxmlformats.org/officeDocument/2006/relationships/chart" Target="charts/chart3.xml"/><Relationship Id="rId15" Type="http://schemas.openxmlformats.org/officeDocument/2006/relationships/chart" Target="charts/chart4.xml"/><Relationship Id="rId16" Type="http://schemas.openxmlformats.org/officeDocument/2006/relationships/image" Target="media/image3.png"/><Relationship Id="rId17" Type="http://schemas.openxmlformats.org/officeDocument/2006/relationships/chart" Target="charts/chart5.xml"/><Relationship Id="rId18" Type="http://schemas.openxmlformats.org/officeDocument/2006/relationships/chart" Target="charts/chart6.xml"/><Relationship Id="rId19" Type="http://schemas.openxmlformats.org/officeDocument/2006/relationships/chart" Target="charts/chart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 Id="rId2"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layout/>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6.0</c:v>
                </c:pt>
                <c:pt idx="1">
                  <c:v>15.0</c:v>
                </c:pt>
                <c:pt idx="2">
                  <c:v>21.0</c:v>
                </c:pt>
                <c:pt idx="3">
                  <c:v>17.0</c:v>
                </c:pt>
                <c:pt idx="4">
                  <c:v>22.0</c:v>
                </c:pt>
                <c:pt idx="5">
                  <c:v>65.0</c:v>
                </c:pt>
                <c:pt idx="6">
                  <c:v>74.0</c:v>
                </c:pt>
                <c:pt idx="7">
                  <c:v>40.0</c:v>
                </c:pt>
                <c:pt idx="8">
                  <c:v>51.0</c:v>
                </c:pt>
                <c:pt idx="9">
                  <c:v>13.0</c:v>
                </c:pt>
                <c:pt idx="10">
                  <c:v>7.0</c:v>
                </c:pt>
                <c:pt idx="23">
                  <c:v>10.0</c:v>
                </c:pt>
                <c:pt idx="24">
                  <c:v>40.0</c:v>
                </c:pt>
                <c:pt idx="25">
                  <c:v>40.0</c:v>
                </c:pt>
                <c:pt idx="26">
                  <c:v>47.0</c:v>
                </c:pt>
                <c:pt idx="27">
                  <c:v>45.0</c:v>
                </c:pt>
                <c:pt idx="28">
                  <c:v>39.0</c:v>
                </c:pt>
                <c:pt idx="29">
                  <c:v>92.0</c:v>
                </c:pt>
                <c:pt idx="30">
                  <c:v>91.0</c:v>
                </c:pt>
                <c:pt idx="31">
                  <c:v>62.0</c:v>
                </c:pt>
                <c:pt idx="32">
                  <c:v>40.0</c:v>
                </c:pt>
                <c:pt idx="33">
                  <c:v>47.0</c:v>
                </c:pt>
                <c:pt idx="34">
                  <c:v>49.0</c:v>
                </c:pt>
                <c:pt idx="35">
                  <c:v>56.0</c:v>
                </c:pt>
                <c:pt idx="36">
                  <c:v>61.0</c:v>
                </c:pt>
                <c:pt idx="37">
                  <c:v>62.0</c:v>
                </c:pt>
                <c:pt idx="38">
                  <c:v>58.0</c:v>
                </c:pt>
                <c:pt idx="39">
                  <c:v>29.0</c:v>
                </c:pt>
                <c:pt idx="40">
                  <c:v>86.0</c:v>
                </c:pt>
                <c:pt idx="41">
                  <c:v>73.0</c:v>
                </c:pt>
                <c:pt idx="42">
                  <c:v>53.0</c:v>
                </c:pt>
                <c:pt idx="43">
                  <c:v>60.0</c:v>
                </c:pt>
                <c:pt idx="44">
                  <c:v>41.0</c:v>
                </c:pt>
              </c:numCache>
            </c:numRef>
          </c:val>
          <c:smooth val="0"/>
        </c:ser>
        <c:dLbls>
          <c:showLegendKey val="0"/>
          <c:showVal val="0"/>
          <c:showCatName val="0"/>
          <c:showSerName val="0"/>
          <c:showPercent val="0"/>
          <c:showBubbleSize val="0"/>
        </c:dLbls>
        <c:marker val="1"/>
        <c:smooth val="0"/>
        <c:axId val="2019739272"/>
        <c:axId val="2073876216"/>
      </c:lineChart>
      <c:catAx>
        <c:axId val="2019739272"/>
        <c:scaling>
          <c:orientation val="minMax"/>
        </c:scaling>
        <c:delete val="0"/>
        <c:axPos val="b"/>
        <c:majorTickMark val="out"/>
        <c:minorTickMark val="none"/>
        <c:tickLblPos val="nextTo"/>
        <c:crossAx val="2073876216"/>
        <c:crosses val="autoZero"/>
        <c:auto val="1"/>
        <c:lblAlgn val="ctr"/>
        <c:lblOffset val="100"/>
        <c:noMultiLvlLbl val="0"/>
      </c:catAx>
      <c:valAx>
        <c:axId val="2073876216"/>
        <c:scaling>
          <c:orientation val="minMax"/>
        </c:scaling>
        <c:delete val="0"/>
        <c:axPos val="l"/>
        <c:majorGridlines/>
        <c:numFmt formatCode="General" sourceLinked="1"/>
        <c:majorTickMark val="out"/>
        <c:minorTickMark val="none"/>
        <c:tickLblPos val="nextTo"/>
        <c:crossAx val="201973927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c:v>
                </c:pt>
                <c:pt idx="3">
                  <c:v>0.1055</c:v>
                </c:pt>
                <c:pt idx="4">
                  <c:v>0.06</c:v>
                </c:pt>
                <c:pt idx="5">
                  <c:v>0.0399</c:v>
                </c:pt>
              </c:numCache>
            </c:numRef>
          </c:val>
        </c:ser>
        <c:dLbls>
          <c:showLegendKey val="0"/>
          <c:showVal val="0"/>
          <c:showCatName val="0"/>
          <c:showSerName val="0"/>
          <c:showPercent val="0"/>
          <c:showBubbleSize val="0"/>
        </c:dLbls>
        <c:gapWidth val="100"/>
        <c:axId val="2067845480"/>
        <c:axId val="2067842488"/>
      </c:barChart>
      <c:valAx>
        <c:axId val="2067842488"/>
        <c:scaling>
          <c:orientation val="minMax"/>
        </c:scaling>
        <c:delete val="1"/>
        <c:axPos val="b"/>
        <c:majorGridlines/>
        <c:numFmt formatCode="0.00%" sourceLinked="1"/>
        <c:majorTickMark val="out"/>
        <c:minorTickMark val="none"/>
        <c:tickLblPos val="nextTo"/>
        <c:crossAx val="2067845480"/>
        <c:crosses val="autoZero"/>
        <c:crossBetween val="between"/>
      </c:valAx>
      <c:catAx>
        <c:axId val="2067845480"/>
        <c:scaling>
          <c:orientation val="minMax"/>
        </c:scaling>
        <c:delete val="0"/>
        <c:axPos val="l"/>
        <c:majorTickMark val="out"/>
        <c:minorTickMark val="none"/>
        <c:tickLblPos val="nextTo"/>
        <c:crossAx val="206784248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228.0</c:v>
                </c:pt>
                <c:pt idx="1">
                  <c:v>234.0</c:v>
                </c:pt>
                <c:pt idx="2">
                  <c:v>195.0</c:v>
                </c:pt>
                <c:pt idx="3">
                  <c:v>220.0</c:v>
                </c:pt>
                <c:pt idx="4">
                  <c:v>227.0</c:v>
                </c:pt>
                <c:pt idx="5">
                  <c:v>211.0</c:v>
                </c:pt>
                <c:pt idx="6">
                  <c:v>135.0</c:v>
                </c:pt>
              </c:numCache>
            </c:numRef>
          </c:val>
        </c:ser>
        <c:dLbls>
          <c:dLblPos val="bestFit"/>
          <c:showLegendKey val="0"/>
          <c:showVal val="0"/>
          <c:showCatName val="0"/>
          <c:showSerName val="0"/>
          <c:showPercent val="1"/>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0.074954797317002"/>
                  <c:y val="0.17336832895888"/>
                </c:manualLayout>
              </c:layout>
              <c:showLegendKey val="0"/>
              <c:showVal val="0"/>
              <c:showCatName val="0"/>
              <c:showSerName val="0"/>
              <c:showPercent val="1"/>
              <c:showBubbleSize val="0"/>
            </c:dLbl>
            <c:dLbl>
              <c:idx val="1"/>
              <c:layout>
                <c:manualLayout>
                  <c:x val="0.072962962962963"/>
                  <c:y val="-0.217097862767154"/>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228.0</c:v>
                </c:pt>
                <c:pt idx="1">
                  <c:v>1222.0</c:v>
                </c:pt>
              </c:numCache>
            </c:numRef>
          </c:val>
        </c:ser>
        <c:dLbls>
          <c:showLegendKey val="0"/>
          <c:showVal val="0"/>
          <c:showCatName val="0"/>
          <c:showSerName val="0"/>
          <c:showPercent val="1"/>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layout/>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2.428571428571429</c:v>
                </c:pt>
                <c:pt idx="1">
                  <c:v>1.847290640394088</c:v>
                </c:pt>
                <c:pt idx="2">
                  <c:v>2.927461139896373</c:v>
                </c:pt>
                <c:pt idx="3">
                  <c:v>2.395522388059701</c:v>
                </c:pt>
                <c:pt idx="4">
                  <c:v>2.748743718592965</c:v>
                </c:pt>
                <c:pt idx="5">
                  <c:v>2.6175</c:v>
                </c:pt>
                <c:pt idx="6">
                  <c:v>1.930348258706468</c:v>
                </c:pt>
                <c:pt idx="7">
                  <c:v>3.009852216748768</c:v>
                </c:pt>
              </c:numCache>
            </c:numRef>
          </c:val>
        </c:ser>
        <c:dLbls>
          <c:showLegendKey val="0"/>
          <c:showVal val="0"/>
          <c:showCatName val="0"/>
          <c:showSerName val="0"/>
          <c:showPercent val="0"/>
          <c:showBubbleSize val="0"/>
        </c:dLbls>
        <c:gapWidth val="150"/>
        <c:axId val="2072096552"/>
        <c:axId val="2072122808"/>
      </c:barChart>
      <c:catAx>
        <c:axId val="2072096552"/>
        <c:scaling>
          <c:orientation val="maxMin"/>
        </c:scaling>
        <c:delete val="0"/>
        <c:axPos val="l"/>
        <c:majorTickMark val="out"/>
        <c:minorTickMark val="none"/>
        <c:tickLblPos val="nextTo"/>
        <c:crossAx val="2072122808"/>
        <c:crosses val="autoZero"/>
        <c:auto val="1"/>
        <c:lblAlgn val="ctr"/>
        <c:lblOffset val="100"/>
        <c:noMultiLvlLbl val="0"/>
      </c:catAx>
      <c:valAx>
        <c:axId val="2072122808"/>
        <c:scaling>
          <c:orientation val="minMax"/>
          <c:max val="4.0"/>
          <c:min val="1.0"/>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
              <c:y val="0.150694600674916"/>
            </c:manualLayout>
          </c:layout>
          <c:overlay val="0"/>
        </c:title>
        <c:numFmt formatCode="0.00" sourceLinked="1"/>
        <c:majorTickMark val="out"/>
        <c:minorTickMark val="none"/>
        <c:tickLblPos val="nextTo"/>
        <c:crossAx val="2072096552"/>
        <c:crosses val="autoZero"/>
        <c:crossBetween val="between"/>
        <c:majorUnit val="1.0"/>
        <c:minorUnit val="1.0"/>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layout/>
      <c:overlay val="0"/>
    </c:title>
    <c:autoTitleDeleted val="0"/>
    <c:plotArea>
      <c:layout>
        <c:manualLayout>
          <c:layoutTarget val="inner"/>
          <c:xMode val="edge"/>
          <c:yMode val="edge"/>
          <c:x val="0.425326131754192"/>
          <c:y val="0.0978691976724989"/>
          <c:w val="0.550431444003384"/>
          <c:h val="0.744952105633779"/>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2.28</c:v>
                </c:pt>
                <c:pt idx="4">
                  <c:v>2.68</c:v>
                </c:pt>
                <c:pt idx="5">
                  <c:v>2.24</c:v>
                </c:pt>
                <c:pt idx="6">
                  <c:v>1.291666666666666</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2.344827586206897</c:v>
                </c:pt>
                <c:pt idx="1">
                  <c:v>1.517241379310345</c:v>
                </c:pt>
                <c:pt idx="2">
                  <c:v>2.821428571428571</c:v>
                </c:pt>
                <c:pt idx="3">
                  <c:v>2.275862068965518</c:v>
                </c:pt>
                <c:pt idx="4">
                  <c:v>2.714285714285714</c:v>
                </c:pt>
                <c:pt idx="5">
                  <c:v>2.642857142857143</c:v>
                </c:pt>
                <c:pt idx="6">
                  <c:v>1.896551724137931</c:v>
                </c:pt>
                <c:pt idx="7">
                  <c:v>3.241379310344827</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c:v>
                </c:pt>
                <c:pt idx="3">
                  <c:v>2.45</c:v>
                </c:pt>
                <c:pt idx="4">
                  <c:v>2.6</c:v>
                </c:pt>
                <c:pt idx="5">
                  <c:v>2.625</c:v>
                </c:pt>
                <c:pt idx="6">
                  <c:v>2.275</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1.756756756756757</c:v>
                </c:pt>
                <c:pt idx="2">
                  <c:v>2.972222222222222</c:v>
                </c:pt>
                <c:pt idx="3">
                  <c:v>2.486111111111111</c:v>
                </c:pt>
                <c:pt idx="4">
                  <c:v>2.6</c:v>
                </c:pt>
                <c:pt idx="5">
                  <c:v>2.916666666666666</c:v>
                </c:pt>
                <c:pt idx="6">
                  <c:v>2.263888888888889</c:v>
                </c:pt>
                <c:pt idx="7">
                  <c:v>3.243243243243243</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2.782608695652174</c:v>
                </c:pt>
                <c:pt idx="1">
                  <c:v>1.739130434782609</c:v>
                </c:pt>
                <c:pt idx="2">
                  <c:v>3.095238095238095</c:v>
                </c:pt>
                <c:pt idx="3">
                  <c:v>2.130434782608696</c:v>
                </c:pt>
                <c:pt idx="4">
                  <c:v>3.045454545454545</c:v>
                </c:pt>
                <c:pt idx="5">
                  <c:v>2.227272727272727</c:v>
                </c:pt>
                <c:pt idx="6">
                  <c:v>1.82608695652174</c:v>
                </c:pt>
                <c:pt idx="7">
                  <c:v>2.608695652173913</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c:v>
                </c:pt>
                <c:pt idx="1">
                  <c:v>1.958333333333333</c:v>
                </c:pt>
                <c:pt idx="2">
                  <c:v>3.021276595744681</c:v>
                </c:pt>
                <c:pt idx="3">
                  <c:v>2.297872340425532</c:v>
                </c:pt>
                <c:pt idx="4">
                  <c:v>2.791666666666666</c:v>
                </c:pt>
                <c:pt idx="5">
                  <c:v>2.729166666666667</c:v>
                </c:pt>
                <c:pt idx="6">
                  <c:v>1.979166666666666</c:v>
                </c:pt>
                <c:pt idx="7">
                  <c:v>2.833333333333333</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2.047619047619048</c:v>
                </c:pt>
                <c:pt idx="1">
                  <c:v>1.714285714285715</c:v>
                </c:pt>
                <c:pt idx="2">
                  <c:v>2.894736842105264</c:v>
                </c:pt>
                <c:pt idx="3">
                  <c:v>3.0</c:v>
                </c:pt>
                <c:pt idx="4">
                  <c:v>2.857142857142857</c:v>
                </c:pt>
                <c:pt idx="5">
                  <c:v>2.666666666666666</c:v>
                </c:pt>
                <c:pt idx="6">
                  <c:v>1.809523809523809</c:v>
                </c:pt>
                <c:pt idx="7">
                  <c:v>3.190476190476191</c:v>
                </c:pt>
              </c:numCache>
            </c:numRef>
          </c:val>
        </c:ser>
        <c:dLbls>
          <c:showLegendKey val="0"/>
          <c:showVal val="0"/>
          <c:showCatName val="0"/>
          <c:showSerName val="0"/>
          <c:showPercent val="0"/>
          <c:showBubbleSize val="0"/>
        </c:dLbls>
        <c:gapWidth val="75"/>
        <c:overlap val="-25"/>
        <c:axId val="2072273544"/>
        <c:axId val="2072276568"/>
      </c:barChart>
      <c:catAx>
        <c:axId val="2072273544"/>
        <c:scaling>
          <c:orientation val="maxMin"/>
        </c:scaling>
        <c:delete val="0"/>
        <c:axPos val="l"/>
        <c:majorTickMark val="none"/>
        <c:minorTickMark val="none"/>
        <c:tickLblPos val="nextTo"/>
        <c:crossAx val="2072276568"/>
        <c:crosses val="autoZero"/>
        <c:auto val="1"/>
        <c:lblAlgn val="ctr"/>
        <c:lblOffset val="100"/>
        <c:tickLblSkip val="1"/>
        <c:noMultiLvlLbl val="0"/>
      </c:catAx>
      <c:valAx>
        <c:axId val="2072276568"/>
        <c:scaling>
          <c:orientation val="minMax"/>
          <c:max val="4.0"/>
          <c:min val="1.0"/>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5"/>
              <c:y val="0.0661874324532963"/>
            </c:manualLayout>
          </c:layout>
          <c:overlay val="0"/>
        </c:title>
        <c:numFmt formatCode="0.00" sourceLinked="1"/>
        <c:majorTickMark val="none"/>
        <c:minorTickMark val="none"/>
        <c:tickLblPos val="nextTo"/>
        <c:crossAx val="2072273544"/>
        <c:crosses val="autoZero"/>
        <c:crossBetween val="between"/>
        <c:majorUnit val="1.0"/>
        <c:minorUnit val="1.0"/>
      </c:valAx>
    </c:plotArea>
    <c:legend>
      <c:legendPos val="b"/>
      <c:layout>
        <c:manualLayout>
          <c:xMode val="edge"/>
          <c:yMode val="edge"/>
          <c:x val="0.234389709550769"/>
          <c:y val="0.859242248120782"/>
          <c:w val="0.553258974859548"/>
          <c:h val="0.133911378724718"/>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1.0</c:v>
                </c:pt>
                <c:pt idx="1">
                  <c:v>2.0</c:v>
                </c:pt>
                <c:pt idx="2">
                  <c:v>3.0</c:v>
                </c:pt>
                <c:pt idx="3">
                  <c:v>4.0</c:v>
                </c:pt>
              </c:numCache>
            </c:numRef>
          </c:xVal>
          <c:yVal>
            <c:numRef>
              <c:f>Sheet1!$B$2:$B$5</c:f>
              <c:numCache>
                <c:formatCode>General</c:formatCode>
                <c:ptCount val="4"/>
                <c:pt idx="0">
                  <c:v>1.0</c:v>
                </c:pt>
                <c:pt idx="1">
                  <c:v>1.0</c:v>
                </c:pt>
                <c:pt idx="2">
                  <c:v>1.0</c:v>
                </c:pt>
                <c:pt idx="3">
                  <c:v>1.0</c:v>
                </c:pt>
              </c:numCache>
            </c:numRef>
          </c:yVal>
          <c:bubbleSize>
            <c:numRef>
              <c:f>Sheet1!$C$2:$C$5</c:f>
              <c:numCache>
                <c:formatCode>General</c:formatCode>
                <c:ptCount val="4"/>
                <c:pt idx="0">
                  <c:v>15.0</c:v>
                </c:pt>
                <c:pt idx="1">
                  <c:v>47.0</c:v>
                </c:pt>
                <c:pt idx="2">
                  <c:v>18.0</c:v>
                </c:pt>
                <c:pt idx="3">
                  <c:v>33.0</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1.0</c:v>
                </c:pt>
                <c:pt idx="1">
                  <c:v>2.0</c:v>
                </c:pt>
                <c:pt idx="2">
                  <c:v>3.0</c:v>
                </c:pt>
                <c:pt idx="3">
                  <c:v>4.0</c:v>
                </c:pt>
              </c:numCache>
            </c:numRef>
          </c:xVal>
          <c:yVal>
            <c:numRef>
              <c:f>Sheet1!$D$2:$D$5</c:f>
              <c:numCache>
                <c:formatCode>General</c:formatCode>
                <c:ptCount val="4"/>
                <c:pt idx="0">
                  <c:v>2.0</c:v>
                </c:pt>
                <c:pt idx="1">
                  <c:v>2.0</c:v>
                </c:pt>
                <c:pt idx="2">
                  <c:v>2.0</c:v>
                </c:pt>
                <c:pt idx="3">
                  <c:v>2.0</c:v>
                </c:pt>
              </c:numCache>
            </c:numRef>
          </c:yVal>
          <c:bubbleSize>
            <c:numRef>
              <c:f>Sheet1!$E$2:$E$5</c:f>
              <c:numCache>
                <c:formatCode>General</c:formatCode>
                <c:ptCount val="4"/>
                <c:pt idx="0">
                  <c:v>78.0</c:v>
                </c:pt>
                <c:pt idx="1">
                  <c:v>94.0</c:v>
                </c:pt>
                <c:pt idx="2">
                  <c:v>71.0</c:v>
                </c:pt>
                <c:pt idx="3">
                  <c:v>100.0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1.0</c:v>
                </c:pt>
                <c:pt idx="1">
                  <c:v>2.0</c:v>
                </c:pt>
                <c:pt idx="2">
                  <c:v>3.0</c:v>
                </c:pt>
                <c:pt idx="3">
                  <c:v>4.0</c:v>
                </c:pt>
              </c:numCache>
            </c:numRef>
          </c:xVal>
          <c:yVal>
            <c:numRef>
              <c:f>Sheet1!$F$2:$F$5</c:f>
              <c:numCache>
                <c:formatCode>General</c:formatCode>
                <c:ptCount val="4"/>
                <c:pt idx="0">
                  <c:v>3.0</c:v>
                </c:pt>
                <c:pt idx="1">
                  <c:v>3.0</c:v>
                </c:pt>
                <c:pt idx="2">
                  <c:v>3.0</c:v>
                </c:pt>
                <c:pt idx="3">
                  <c:v>3.0</c:v>
                </c:pt>
              </c:numCache>
            </c:numRef>
          </c:yVal>
          <c:bubbleSize>
            <c:numRef>
              <c:f>Sheet1!$G$2:$G$5</c:f>
              <c:numCache>
                <c:formatCode>General</c:formatCode>
                <c:ptCount val="4"/>
                <c:pt idx="0">
                  <c:v>89.0</c:v>
                </c:pt>
                <c:pt idx="1">
                  <c:v>43.0</c:v>
                </c:pt>
                <c:pt idx="2">
                  <c:v>84.0</c:v>
                </c:pt>
                <c:pt idx="3">
                  <c:v>49.0</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1.0</c:v>
                </c:pt>
                <c:pt idx="1">
                  <c:v>2.0</c:v>
                </c:pt>
                <c:pt idx="2">
                  <c:v>3.0</c:v>
                </c:pt>
                <c:pt idx="3">
                  <c:v>4.0</c:v>
                </c:pt>
              </c:numCache>
            </c:numRef>
          </c:xVal>
          <c:yVal>
            <c:numRef>
              <c:f>Sheet1!$H$2:$H$5</c:f>
              <c:numCache>
                <c:formatCode>General</c:formatCode>
                <c:ptCount val="4"/>
                <c:pt idx="0">
                  <c:v>4.0</c:v>
                </c:pt>
                <c:pt idx="1">
                  <c:v>4.0</c:v>
                </c:pt>
                <c:pt idx="2">
                  <c:v>4.0</c:v>
                </c:pt>
                <c:pt idx="3">
                  <c:v>4.0</c:v>
                </c:pt>
              </c:numCache>
            </c:numRef>
          </c:yVal>
          <c:bubbleSize>
            <c:numRef>
              <c:f>Sheet1!$I$2:$I$5</c:f>
              <c:numCache>
                <c:formatCode>General</c:formatCode>
                <c:ptCount val="4"/>
                <c:pt idx="0">
                  <c:v>21.0</c:v>
                </c:pt>
                <c:pt idx="1">
                  <c:v>9.0</c:v>
                </c:pt>
                <c:pt idx="2">
                  <c:v>27.0</c:v>
                </c:pt>
                <c:pt idx="3">
                  <c:v>17.0</c:v>
                </c:pt>
              </c:numCache>
            </c:numRef>
          </c:bubbleSize>
          <c:bubble3D val="0"/>
        </c:ser>
        <c:dLbls>
          <c:showLegendKey val="0"/>
          <c:showVal val="0"/>
          <c:showCatName val="0"/>
          <c:showSerName val="0"/>
          <c:showPercent val="0"/>
          <c:showBubbleSize val="0"/>
        </c:dLbls>
        <c:bubbleScale val="100"/>
        <c:showNegBubbles val="0"/>
        <c:axId val="2072190280"/>
        <c:axId val="2072201752"/>
      </c:bubbleChart>
      <c:valAx>
        <c:axId val="2072190280"/>
        <c:scaling>
          <c:orientation val="minMax"/>
          <c:max val="5.0"/>
          <c:min val="0.0"/>
        </c:scaling>
        <c:delete val="1"/>
        <c:axPos val="t"/>
        <c:majorGridlines/>
        <c:numFmt formatCode="General" sourceLinked="1"/>
        <c:majorTickMark val="out"/>
        <c:minorTickMark val="none"/>
        <c:tickLblPos val="nextTo"/>
        <c:crossAx val="2072201752"/>
        <c:crosses val="autoZero"/>
        <c:crossBetween val="midCat"/>
      </c:valAx>
      <c:valAx>
        <c:axId val="2072201752"/>
        <c:scaling>
          <c:orientation val="maxMin"/>
          <c:max val="4.5"/>
          <c:min val="0.0"/>
        </c:scaling>
        <c:delete val="1"/>
        <c:axPos val="l"/>
        <c:majorGridlines/>
        <c:numFmt formatCode="General" sourceLinked="1"/>
        <c:majorTickMark val="out"/>
        <c:minorTickMark val="none"/>
        <c:tickLblPos val="nextTo"/>
        <c:crossAx val="2072190280"/>
        <c:crosses val="autoZero"/>
        <c:crossBetween val="midCat"/>
        <c:majorUnit val="1.0"/>
        <c:minorUnit val="1.0"/>
      </c:valAx>
      <c:spPr>
        <a:ln>
          <a:noFill/>
        </a:ln>
      </c:spPr>
    </c:plotArea>
    <c:legend>
      <c:legendPos val="r"/>
      <c:layout/>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63313-D186-7440-9DEC-E16724779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\Video Wall\doc\templates\template.dotx</Template>
  <TotalTime>54</TotalTime>
  <Pages>25</Pages>
  <Words>5696</Words>
  <Characters>32468</Characters>
  <Application>Microsoft Macintosh Word</Application>
  <DocSecurity>0</DocSecurity>
  <Lines>270</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38088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Markus Stolze</cp:lastModifiedBy>
  <cp:revision>6</cp:revision>
  <dcterms:created xsi:type="dcterms:W3CDTF">2012-05-17T12:18:00Z</dcterms:created>
  <dcterms:modified xsi:type="dcterms:W3CDTF">2012-05-20T09:44:00Z</dcterms:modified>
</cp:coreProperties>
</file>